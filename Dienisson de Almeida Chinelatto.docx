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7D0F1" w14:textId="77777777" w:rsidR="00203EC6" w:rsidRDefault="003A4241">
      <w:pPr>
        <w:pStyle w:val="CP-CapaCabecalho"/>
      </w:pPr>
      <w:r>
        <w:rPr>
          <w:noProof/>
          <w:snapToGrid/>
        </w:rPr>
        <w:drawing>
          <wp:inline distT="0" distB="0" distL="0" distR="0" wp14:anchorId="5EA370F7" wp14:editId="3F31912B">
            <wp:extent cx="1304925" cy="1314450"/>
            <wp:effectExtent l="0" t="0" r="9525" b="0"/>
            <wp:docPr id="1" name="Imagem 1" descr="logo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1314450"/>
                    </a:xfrm>
                    <a:prstGeom prst="rect">
                      <a:avLst/>
                    </a:prstGeom>
                    <a:noFill/>
                    <a:ln>
                      <a:noFill/>
                    </a:ln>
                  </pic:spPr>
                </pic:pic>
              </a:graphicData>
            </a:graphic>
          </wp:inline>
        </w:drawing>
      </w:r>
    </w:p>
    <w:p w14:paraId="1FA78405" w14:textId="77777777" w:rsidR="00203EC6" w:rsidRDefault="00203EC6">
      <w:pPr>
        <w:pStyle w:val="CP-CapaCabecalho"/>
      </w:pPr>
      <w:r>
        <w:t>Universidade do planalto catarinense</w:t>
      </w:r>
    </w:p>
    <w:p w14:paraId="78807ED1" w14:textId="77777777" w:rsidR="00203EC6" w:rsidRDefault="00203EC6">
      <w:pPr>
        <w:pStyle w:val="CP-CapaCabecalho"/>
      </w:pPr>
      <w:r>
        <w:t xml:space="preserve">Curso de </w:t>
      </w:r>
      <w:r w:rsidR="008215E3">
        <w:t>sistemas de informação</w:t>
      </w:r>
    </w:p>
    <w:p w14:paraId="748E114F" w14:textId="77777777" w:rsidR="00203EC6" w:rsidRDefault="00203EC6">
      <w:pPr>
        <w:pStyle w:val="CP-CapaCabecalho"/>
      </w:pPr>
      <w:r>
        <w:t>(Bacharelado)</w:t>
      </w:r>
    </w:p>
    <w:p w14:paraId="093AE76F" w14:textId="77777777" w:rsidR="00203EC6" w:rsidRDefault="00203EC6">
      <w:pPr>
        <w:pStyle w:val="TE-Normal"/>
      </w:pPr>
    </w:p>
    <w:p w14:paraId="33CD37CF" w14:textId="77777777" w:rsidR="00203EC6" w:rsidRDefault="00203EC6">
      <w:pPr>
        <w:pStyle w:val="TE-Normal"/>
      </w:pPr>
    </w:p>
    <w:p w14:paraId="62E2D9A9" w14:textId="77777777" w:rsidR="00203EC6" w:rsidRDefault="00203EC6">
      <w:pPr>
        <w:pStyle w:val="TE-Normal"/>
      </w:pPr>
    </w:p>
    <w:p w14:paraId="33C523F4" w14:textId="77777777" w:rsidR="00203EC6" w:rsidRDefault="00203EC6">
      <w:pPr>
        <w:pStyle w:val="TE-Normal"/>
      </w:pPr>
    </w:p>
    <w:p w14:paraId="2D010F46" w14:textId="77777777" w:rsidR="00203EC6" w:rsidRDefault="00203EC6">
      <w:pPr>
        <w:pStyle w:val="TE-Normal"/>
      </w:pPr>
    </w:p>
    <w:p w14:paraId="1CB3BCC9" w14:textId="77777777" w:rsidR="004B33F0" w:rsidRDefault="004B33F0">
      <w:pPr>
        <w:pStyle w:val="TE-Normal"/>
      </w:pPr>
    </w:p>
    <w:p w14:paraId="365E2205" w14:textId="77777777" w:rsidR="004B33F0" w:rsidRDefault="004B33F0">
      <w:pPr>
        <w:pStyle w:val="TE-Normal"/>
      </w:pPr>
    </w:p>
    <w:p w14:paraId="544BD9BB" w14:textId="600FB3C8" w:rsidR="004B33F0" w:rsidRDefault="003901D7" w:rsidP="004B33F0">
      <w:pPr>
        <w:pStyle w:val="CP-CapaNomeAutor"/>
      </w:pPr>
      <w:r>
        <w:t>dienisson de almeida chinelatto</w:t>
      </w:r>
    </w:p>
    <w:p w14:paraId="7CECB272" w14:textId="77777777" w:rsidR="004B33F0" w:rsidRDefault="004B33F0">
      <w:pPr>
        <w:pStyle w:val="TE-Normal"/>
      </w:pPr>
    </w:p>
    <w:p w14:paraId="1F86C59D" w14:textId="77777777" w:rsidR="00203EC6" w:rsidRDefault="00203EC6">
      <w:pPr>
        <w:pStyle w:val="TE-Normal"/>
      </w:pPr>
    </w:p>
    <w:p w14:paraId="1057D7CD" w14:textId="77777777" w:rsidR="004B5B03" w:rsidRDefault="004B5B03" w:rsidP="000212FC">
      <w:pPr>
        <w:pStyle w:val="CP-CapaTitulo"/>
      </w:pPr>
    </w:p>
    <w:p w14:paraId="14FE9D0E" w14:textId="307D3124" w:rsidR="00203EC6" w:rsidRPr="0066053C" w:rsidRDefault="0066053C" w:rsidP="000212FC">
      <w:pPr>
        <w:pStyle w:val="CP-CapaTitulo"/>
        <w:rPr>
          <w:u w:val="single"/>
        </w:rPr>
      </w:pPr>
      <w:r>
        <w:t>análise comparativa entre as diferentes abordagens da automação de testes</w:t>
      </w:r>
    </w:p>
    <w:p w14:paraId="06DBE3CD" w14:textId="77777777" w:rsidR="00203EC6" w:rsidRDefault="00203EC6">
      <w:pPr>
        <w:pStyle w:val="TE-Normal"/>
      </w:pPr>
    </w:p>
    <w:p w14:paraId="3CBEEE6A" w14:textId="77777777" w:rsidR="004B5B03" w:rsidRDefault="004B5B03">
      <w:pPr>
        <w:pStyle w:val="TE-Normal"/>
      </w:pPr>
    </w:p>
    <w:p w14:paraId="03CD222B" w14:textId="77777777" w:rsidR="00203EC6" w:rsidRDefault="00203EC6">
      <w:pPr>
        <w:pStyle w:val="TE-Normal"/>
      </w:pPr>
    </w:p>
    <w:p w14:paraId="6FA46DF0" w14:textId="77777777" w:rsidR="00203EC6" w:rsidRDefault="00203EC6">
      <w:pPr>
        <w:pStyle w:val="TE-Normal"/>
      </w:pPr>
    </w:p>
    <w:p w14:paraId="121A715F" w14:textId="77777777" w:rsidR="00203EC6" w:rsidRDefault="00203EC6">
      <w:pPr>
        <w:pStyle w:val="TE-Normal"/>
      </w:pPr>
    </w:p>
    <w:p w14:paraId="1B7C139E" w14:textId="77777777" w:rsidR="00203EC6" w:rsidRDefault="00203EC6">
      <w:pPr>
        <w:pStyle w:val="TE-Normal"/>
      </w:pPr>
    </w:p>
    <w:p w14:paraId="02096088" w14:textId="77777777" w:rsidR="00D17CC6" w:rsidRDefault="00D17CC6">
      <w:pPr>
        <w:pStyle w:val="TE-Normal"/>
      </w:pPr>
    </w:p>
    <w:p w14:paraId="3CC8E380" w14:textId="77777777" w:rsidR="00D17CC6" w:rsidRDefault="00D17CC6">
      <w:pPr>
        <w:pStyle w:val="TE-Normal"/>
      </w:pPr>
    </w:p>
    <w:p w14:paraId="01CC71C9" w14:textId="77777777" w:rsidR="004B33F0" w:rsidRDefault="00203EC6">
      <w:pPr>
        <w:pStyle w:val="CP-CapaLocaleData"/>
      </w:pPr>
      <w:r>
        <w:t>Lages</w:t>
      </w:r>
      <w:r w:rsidR="004B33F0">
        <w:t xml:space="preserve"> (SC)</w:t>
      </w:r>
    </w:p>
    <w:p w14:paraId="1B35CCB1" w14:textId="0D223D8F" w:rsidR="004B33F0" w:rsidRDefault="003901D7" w:rsidP="00D17CC6">
      <w:pPr>
        <w:pStyle w:val="CP-CapaLocaleData"/>
      </w:pPr>
      <w:r>
        <w:t>2019</w:t>
      </w:r>
      <w:r w:rsidR="00203EC6">
        <w:br w:type="page"/>
      </w:r>
      <w:r>
        <w:lastRenderedPageBreak/>
        <w:t>dienisson de almeida chinelatto</w:t>
      </w:r>
    </w:p>
    <w:p w14:paraId="79FA5D45" w14:textId="77777777" w:rsidR="00203EC6" w:rsidRDefault="00203EC6">
      <w:pPr>
        <w:pStyle w:val="TE-Normal"/>
      </w:pPr>
    </w:p>
    <w:p w14:paraId="14D90F0A" w14:textId="77777777" w:rsidR="00203EC6" w:rsidRDefault="00203EC6">
      <w:pPr>
        <w:pStyle w:val="TE-Normal"/>
      </w:pPr>
    </w:p>
    <w:p w14:paraId="6622A68E" w14:textId="77777777" w:rsidR="00203EC6" w:rsidRDefault="00203EC6">
      <w:pPr>
        <w:pStyle w:val="TE-Normal"/>
      </w:pPr>
    </w:p>
    <w:p w14:paraId="5A5C9111" w14:textId="77777777" w:rsidR="00203EC6" w:rsidRDefault="00203EC6">
      <w:pPr>
        <w:pStyle w:val="TE-Normal"/>
      </w:pPr>
    </w:p>
    <w:p w14:paraId="2C362034" w14:textId="77777777" w:rsidR="004B5B03" w:rsidRDefault="004B5B03">
      <w:pPr>
        <w:pStyle w:val="TE-Normal"/>
      </w:pPr>
    </w:p>
    <w:p w14:paraId="337E3B5D" w14:textId="00AEF429" w:rsidR="00D17CC6" w:rsidRPr="000212FC" w:rsidRDefault="00C55C1E" w:rsidP="000212FC">
      <w:pPr>
        <w:pStyle w:val="CP-CapaTitulo"/>
      </w:pPr>
      <w:r>
        <w:t>análise comparativa entre as diferenes abordagens de automação de testes</w:t>
      </w:r>
    </w:p>
    <w:p w14:paraId="0CB83BC6" w14:textId="77777777" w:rsidR="004A7C58" w:rsidRPr="004A7C58" w:rsidRDefault="004A7C58" w:rsidP="004A7C58">
      <w:pPr>
        <w:pStyle w:val="TE-Normal"/>
      </w:pPr>
    </w:p>
    <w:p w14:paraId="12D9DE5E" w14:textId="77777777" w:rsidR="004B5B03" w:rsidRDefault="004B5B03">
      <w:pPr>
        <w:pStyle w:val="TE-Normal"/>
      </w:pPr>
    </w:p>
    <w:p w14:paraId="4B3481E8" w14:textId="77777777" w:rsidR="00D17CC6" w:rsidRDefault="00D17CC6">
      <w:pPr>
        <w:pStyle w:val="TE-Normal"/>
      </w:pPr>
    </w:p>
    <w:p w14:paraId="38687F3E" w14:textId="77777777" w:rsidR="00203EC6" w:rsidRDefault="00203EC6">
      <w:pPr>
        <w:pStyle w:val="CP-CapaNaturezaAcadmica"/>
      </w:pPr>
      <w:r>
        <w:t xml:space="preserve">Trabalho de Conclusão de Curso submetido à Universidade do Planalto Catarinense para obtenção dos créditos de disciplina com nome equivalente no curso de </w:t>
      </w:r>
      <w:r w:rsidR="008215E3">
        <w:t>Sistemas de Informação</w:t>
      </w:r>
      <w:r>
        <w:t xml:space="preserve"> - Bacharelado.</w:t>
      </w:r>
    </w:p>
    <w:p w14:paraId="1BE63ED3" w14:textId="77777777" w:rsidR="00203EC6" w:rsidRDefault="00203EC6">
      <w:pPr>
        <w:pStyle w:val="TE-Normal"/>
      </w:pPr>
    </w:p>
    <w:p w14:paraId="6B04DB33" w14:textId="77777777" w:rsidR="00203EC6" w:rsidRDefault="00203EC6">
      <w:pPr>
        <w:pStyle w:val="CP-CapaNomeAutor"/>
      </w:pPr>
    </w:p>
    <w:p w14:paraId="345A165C" w14:textId="77777777" w:rsidR="00203EC6" w:rsidRDefault="00203EC6">
      <w:pPr>
        <w:pStyle w:val="TE-Normal"/>
      </w:pPr>
    </w:p>
    <w:p w14:paraId="7F18915F" w14:textId="6CE74611" w:rsidR="00203EC6" w:rsidRDefault="00203EC6" w:rsidP="0049697E">
      <w:pPr>
        <w:pStyle w:val="CP-CapaOrientador"/>
      </w:pPr>
      <w:r>
        <w:t>Orienta</w:t>
      </w:r>
      <w:r w:rsidR="004B33F0">
        <w:t>ção</w:t>
      </w:r>
      <w:r>
        <w:t xml:space="preserve">: </w:t>
      </w:r>
      <w:r w:rsidR="0049697E">
        <w:tab/>
      </w:r>
      <w:r w:rsidR="005C2024">
        <w:t>Prof.ª</w:t>
      </w:r>
      <w:r>
        <w:t xml:space="preserve"> </w:t>
      </w:r>
      <w:r w:rsidR="003901D7">
        <w:t>Thiago Sartor</w:t>
      </w:r>
      <w:r w:rsidR="00B70E28">
        <w:t xml:space="preserve">, </w:t>
      </w:r>
      <w:del w:id="0" w:author="Sabrina Sagaz" w:date="2019-04-08T09:29:00Z">
        <w:r w:rsidR="003A4241" w:rsidDel="00517F39">
          <w:delText>M.Sc.</w:delText>
        </w:r>
      </w:del>
      <w:ins w:id="1" w:author="Sabrina Sagaz" w:date="2019-04-08T09:29:00Z">
        <w:r w:rsidR="00517F39">
          <w:t>Esp.</w:t>
        </w:r>
      </w:ins>
    </w:p>
    <w:p w14:paraId="6C8DF46D" w14:textId="77777777" w:rsidR="00203EC6" w:rsidRDefault="0049697E">
      <w:pPr>
        <w:pStyle w:val="CP-CapaOrientador"/>
      </w:pPr>
      <w:r>
        <w:tab/>
      </w:r>
    </w:p>
    <w:p w14:paraId="1CE6F0D0" w14:textId="77777777" w:rsidR="00203EC6" w:rsidRDefault="00203EC6">
      <w:pPr>
        <w:pStyle w:val="TE-Normal"/>
      </w:pPr>
    </w:p>
    <w:p w14:paraId="62B10EBD" w14:textId="77777777" w:rsidR="00203EC6" w:rsidRDefault="00203EC6" w:rsidP="00D17CC6">
      <w:pPr>
        <w:pStyle w:val="TE-Normal"/>
        <w:tabs>
          <w:tab w:val="left" w:pos="4536"/>
        </w:tabs>
      </w:pPr>
    </w:p>
    <w:p w14:paraId="3D8F44D3" w14:textId="77777777" w:rsidR="004B5B03" w:rsidRDefault="004B5B03" w:rsidP="00D17CC6">
      <w:pPr>
        <w:pStyle w:val="TE-Normal"/>
        <w:tabs>
          <w:tab w:val="left" w:pos="4536"/>
        </w:tabs>
      </w:pPr>
    </w:p>
    <w:p w14:paraId="3C50162A" w14:textId="77777777" w:rsidR="004A7C58" w:rsidRDefault="004A7C58" w:rsidP="00D17CC6">
      <w:pPr>
        <w:pStyle w:val="TE-Normal"/>
        <w:tabs>
          <w:tab w:val="left" w:pos="4536"/>
        </w:tabs>
      </w:pPr>
    </w:p>
    <w:p w14:paraId="676F15FB" w14:textId="77777777" w:rsidR="00D17CC6" w:rsidRDefault="00D17CC6" w:rsidP="00D17CC6">
      <w:pPr>
        <w:pStyle w:val="TE-Normal"/>
        <w:ind w:firstLine="0"/>
      </w:pPr>
    </w:p>
    <w:p w14:paraId="2BAB3E63" w14:textId="77777777" w:rsidR="0049697E" w:rsidRDefault="0049697E">
      <w:pPr>
        <w:pStyle w:val="TE-Normal"/>
      </w:pPr>
    </w:p>
    <w:p w14:paraId="63852DA3" w14:textId="77777777" w:rsidR="0049697E" w:rsidRDefault="00203EC6">
      <w:pPr>
        <w:pStyle w:val="CP-CapaLocaleData"/>
      </w:pPr>
      <w:r>
        <w:t>Lages</w:t>
      </w:r>
      <w:r w:rsidR="0049697E">
        <w:t xml:space="preserve"> (SC)</w:t>
      </w:r>
    </w:p>
    <w:p w14:paraId="07349F9C" w14:textId="072614B9" w:rsidR="00BE0F20" w:rsidRDefault="00223C89">
      <w:pPr>
        <w:pStyle w:val="CP-CapaLocaleData"/>
      </w:pPr>
      <w:r>
        <w:t>2018</w:t>
      </w:r>
    </w:p>
    <w:p w14:paraId="5AF5BF84" w14:textId="77777777" w:rsidR="00BE0F20" w:rsidRDefault="00BE0F20">
      <w:pPr>
        <w:rPr>
          <w:b/>
          <w:caps/>
          <w:snapToGrid w:val="0"/>
          <w:sz w:val="26"/>
        </w:rPr>
      </w:pPr>
      <w:r>
        <w:br w:type="page"/>
      </w:r>
    </w:p>
    <w:p w14:paraId="4D637FC6" w14:textId="087A7640" w:rsidR="00BE0F20" w:rsidRDefault="003901D7" w:rsidP="00BE0F20">
      <w:pPr>
        <w:pStyle w:val="AP-AprovacaoTitulo"/>
      </w:pPr>
      <w:r>
        <w:lastRenderedPageBreak/>
        <w:t>dienisson de almeida chinelatto</w:t>
      </w:r>
    </w:p>
    <w:p w14:paraId="7D29B979" w14:textId="77777777" w:rsidR="00BE0F20" w:rsidRPr="00986DBF" w:rsidRDefault="00BE0F20" w:rsidP="00BE0F20">
      <w:pPr>
        <w:pStyle w:val="TE-Normal"/>
      </w:pPr>
    </w:p>
    <w:p w14:paraId="44BD6266" w14:textId="099ADA46" w:rsidR="00BE0F20" w:rsidRDefault="00C55C1E" w:rsidP="00BE0F20">
      <w:pPr>
        <w:pStyle w:val="AP-AprovacaoTitulo"/>
      </w:pPr>
      <w:r>
        <w:t>análsie comparativa entre as diferentes abordagens da automação de testes</w:t>
      </w:r>
    </w:p>
    <w:p w14:paraId="3074BE3E" w14:textId="77777777" w:rsidR="00BE0F20" w:rsidRDefault="00BE0F20" w:rsidP="00BE0F20">
      <w:pPr>
        <w:pStyle w:val="TE-Normal"/>
      </w:pPr>
    </w:p>
    <w:p w14:paraId="09B32C8A" w14:textId="77777777" w:rsidR="00BE0F20" w:rsidRPr="00E031CC" w:rsidRDefault="00BE0F20" w:rsidP="00BE0F20">
      <w:pPr>
        <w:pStyle w:val="AP-AprovacaoNatureza"/>
        <w:rPr>
          <w:b w:val="0"/>
        </w:rPr>
      </w:pPr>
      <w:r w:rsidRPr="00E031CC">
        <w:rPr>
          <w:b w:val="0"/>
        </w:rPr>
        <w:t>Este relatório, do Trabalho de Conclusão de Curso, foi julgado adequado para obtenção dos créditos da disciplina de Trabalho de Conclusão de Curso, do 8º. semestre, obrigatória para obtenção do título de:</w:t>
      </w:r>
    </w:p>
    <w:p w14:paraId="39C05FB5" w14:textId="77777777" w:rsidR="00BE0F20" w:rsidRDefault="00BE0F20" w:rsidP="00BE0F20">
      <w:pPr>
        <w:pStyle w:val="TE-Normal"/>
      </w:pPr>
    </w:p>
    <w:p w14:paraId="242477BA" w14:textId="77777777" w:rsidR="00BE0F20" w:rsidRDefault="00BE0F20" w:rsidP="00BE0F20">
      <w:pPr>
        <w:pStyle w:val="AP-AprovacaoNatureza"/>
      </w:pPr>
      <w:r>
        <w:t>Bacharel em Sistemas de Informação</w:t>
      </w:r>
    </w:p>
    <w:p w14:paraId="2611CD4C" w14:textId="77777777" w:rsidR="00BE0F20" w:rsidRDefault="00BE0F20" w:rsidP="00BE0F20">
      <w:pPr>
        <w:pStyle w:val="TE-Normal"/>
      </w:pPr>
    </w:p>
    <w:p w14:paraId="13FDB554" w14:textId="77777777" w:rsidR="00BE0F20" w:rsidRDefault="00BE0F20" w:rsidP="00BE0F20">
      <w:pPr>
        <w:pStyle w:val="TE-Normal"/>
      </w:pPr>
    </w:p>
    <w:p w14:paraId="07220D65" w14:textId="43B46F62" w:rsidR="00BE0F20" w:rsidRPr="00E031CC" w:rsidRDefault="00BE0F20" w:rsidP="00BE0F20">
      <w:pPr>
        <w:pStyle w:val="AP-AprovacaoLocalData"/>
      </w:pPr>
      <w:r w:rsidRPr="00E031CC">
        <w:t xml:space="preserve">Lages (SC), </w:t>
      </w:r>
      <w:r w:rsidR="003901D7">
        <w:t>27 de novembro de 2019</w:t>
      </w:r>
    </w:p>
    <w:p w14:paraId="40687FCF" w14:textId="77777777" w:rsidR="00BE0F20" w:rsidRDefault="00BE0F20" w:rsidP="00BE0F20">
      <w:pPr>
        <w:pStyle w:val="TE-Normal"/>
      </w:pPr>
    </w:p>
    <w:p w14:paraId="03FBF0CF" w14:textId="77777777" w:rsidR="00BE0F20" w:rsidRPr="00986DBF"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tblGrid>
      <w:tr w:rsidR="00BE0F20" w14:paraId="7B5F073B" w14:textId="77777777" w:rsidTr="00257DD5">
        <w:tc>
          <w:tcPr>
            <w:tcW w:w="4535" w:type="dxa"/>
          </w:tcPr>
          <w:p w14:paraId="7351E90C" w14:textId="2E8BEFF2" w:rsidR="00BE0F20" w:rsidRDefault="00BE0F20" w:rsidP="00257DD5">
            <w:pPr>
              <w:pStyle w:val="AP-AprovacaoBanca"/>
            </w:pPr>
            <w:r>
              <w:t xml:space="preserve">Prof. </w:t>
            </w:r>
            <w:r w:rsidR="003901D7">
              <w:t>Thiago Sartor</w:t>
            </w:r>
            <w:r w:rsidR="00A42599">
              <w:t xml:space="preserve">, </w:t>
            </w:r>
            <w:ins w:id="2" w:author="Sabrina Sagaz" w:date="2019-04-08T09:29:00Z">
              <w:r w:rsidR="00517F39">
                <w:t>Esp.</w:t>
              </w:r>
            </w:ins>
            <w:del w:id="3" w:author="Sabrina Sagaz" w:date="2019-04-08T09:29:00Z">
              <w:r w:rsidR="00A42599" w:rsidDel="00517F39">
                <w:delText>M.Sc.</w:delText>
              </w:r>
            </w:del>
          </w:p>
          <w:p w14:paraId="286665E0" w14:textId="77777777" w:rsidR="00BE0F20" w:rsidRDefault="00BE0F20" w:rsidP="00257DD5">
            <w:pPr>
              <w:pStyle w:val="AP-AprovacaoBanca"/>
              <w:rPr>
                <w:b/>
              </w:rPr>
            </w:pPr>
            <w:r>
              <w:rPr>
                <w:b/>
              </w:rPr>
              <w:t>Orientador</w:t>
            </w:r>
          </w:p>
        </w:tc>
      </w:tr>
    </w:tbl>
    <w:p w14:paraId="07A55FDE" w14:textId="77777777" w:rsidR="00BE0F20" w:rsidRDefault="00BE0F20" w:rsidP="00BE0F20">
      <w:pPr>
        <w:pStyle w:val="TE-Normal"/>
      </w:pPr>
    </w:p>
    <w:p w14:paraId="6E5B7DD2" w14:textId="77777777" w:rsidR="00BE0F20" w:rsidRDefault="00BE0F20" w:rsidP="00BE0F20">
      <w:pPr>
        <w:pStyle w:val="TE-Normal"/>
      </w:pPr>
    </w:p>
    <w:p w14:paraId="46F6C7A4" w14:textId="77777777" w:rsidR="00BE0F20" w:rsidRDefault="00BE0F20" w:rsidP="00BE0F20">
      <w:pPr>
        <w:pStyle w:val="AP-AprovacaoTitulo"/>
      </w:pPr>
      <w:r>
        <w:t>Banca Examinadora:</w:t>
      </w:r>
    </w:p>
    <w:p w14:paraId="0455BD37" w14:textId="77777777" w:rsidR="00BE0F20" w:rsidRDefault="00BE0F20" w:rsidP="00BE0F20">
      <w:pPr>
        <w:pStyle w:val="TE-Normal"/>
      </w:pPr>
    </w:p>
    <w:p w14:paraId="6848AA44" w14:textId="77777777" w:rsidR="00BE0F20" w:rsidRDefault="00BE0F20" w:rsidP="00BE0F20">
      <w:pPr>
        <w:pStyle w:val="TE-Normal"/>
      </w:pPr>
    </w:p>
    <w:p w14:paraId="46B8D0E3" w14:textId="77777777" w:rsidR="00BE0F20"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gridCol w:w="4535"/>
      </w:tblGrid>
      <w:tr w:rsidR="00BE0F20" w14:paraId="454C8E56" w14:textId="77777777" w:rsidTr="00257DD5">
        <w:tc>
          <w:tcPr>
            <w:tcW w:w="4535" w:type="dxa"/>
          </w:tcPr>
          <w:p w14:paraId="3B327AAB" w14:textId="3F8DABED" w:rsidR="00BE0F20" w:rsidRPr="007478E3" w:rsidRDefault="00BE0F20" w:rsidP="00257DD5">
            <w:pPr>
              <w:pStyle w:val="AP-AprovacaoBanca"/>
              <w:rPr>
                <w:lang w:val="en-US"/>
              </w:rPr>
            </w:pPr>
            <w:del w:id="4" w:author="Sabrina Sagaz" w:date="2019-04-08T09:30:00Z">
              <w:r w:rsidRPr="007478E3" w:rsidDel="00517F39">
                <w:rPr>
                  <w:lang w:val="en-US"/>
                </w:rPr>
                <w:delText xml:space="preserve">Prof. </w:delText>
              </w:r>
              <w:r w:rsidR="00A42599" w:rsidDel="00517F39">
                <w:rPr>
                  <w:lang w:val="es-ES_tradnl"/>
                </w:rPr>
                <w:delText>Sabrina Bet Sagaz</w:delText>
              </w:r>
            </w:del>
            <w:del w:id="5" w:author="Sabrina Sagaz" w:date="2019-04-08T09:29:00Z">
              <w:r w:rsidR="00A42599" w:rsidDel="00517F39">
                <w:rPr>
                  <w:lang w:val="es-ES_tradnl"/>
                </w:rPr>
                <w:delText xml:space="preserve"> Koerich</w:delText>
              </w:r>
            </w:del>
            <w:del w:id="6" w:author="Sabrina Sagaz" w:date="2019-04-08T09:30:00Z">
              <w:r w:rsidR="00A42599" w:rsidDel="00517F39">
                <w:rPr>
                  <w:lang w:val="es-ES_tradnl"/>
                </w:rPr>
                <w:delText>, M.Sc</w:delText>
              </w:r>
              <w:r w:rsidRPr="007478E3" w:rsidDel="00517F39">
                <w:rPr>
                  <w:lang w:val="en-US"/>
                </w:rPr>
                <w:delText>.</w:delText>
              </w:r>
            </w:del>
          </w:p>
          <w:p w14:paraId="1A98C2AC" w14:textId="77777777" w:rsidR="00BE0F20" w:rsidRPr="00225843" w:rsidRDefault="00BE0F20" w:rsidP="00257DD5">
            <w:pPr>
              <w:pStyle w:val="AP-AprovacaoBanca"/>
              <w:rPr>
                <w:b/>
              </w:rPr>
            </w:pPr>
            <w:r w:rsidRPr="00225843">
              <w:rPr>
                <w:b/>
              </w:rPr>
              <w:t>UNIPLAC</w:t>
            </w:r>
          </w:p>
        </w:tc>
        <w:tc>
          <w:tcPr>
            <w:tcW w:w="4535" w:type="dxa"/>
          </w:tcPr>
          <w:p w14:paraId="7170FE13" w14:textId="3B4D1D65" w:rsidR="00BE0F20" w:rsidRPr="00A42599" w:rsidRDefault="00BE0F20" w:rsidP="00A42599">
            <w:pPr>
              <w:pStyle w:val="AP-AprovacaoBanca"/>
              <w:rPr>
                <w:lang w:val="es-ES_tradnl"/>
              </w:rPr>
            </w:pPr>
            <w:del w:id="7" w:author="Sabrina Sagaz" w:date="2019-04-08T09:30:00Z">
              <w:r w:rsidDel="00517F39">
                <w:delText xml:space="preserve">Prof. </w:delText>
              </w:r>
              <w:r w:rsidR="00A42599" w:rsidDel="00517F39">
                <w:rPr>
                  <w:lang w:val="es-ES_tradnl"/>
                </w:rPr>
                <w:delText>Madalena Pereira da Silva, Dra.</w:delText>
              </w:r>
            </w:del>
          </w:p>
          <w:p w14:paraId="16D00495" w14:textId="77777777" w:rsidR="00BE0F20" w:rsidRPr="00225843" w:rsidRDefault="00BE0F20" w:rsidP="00257DD5">
            <w:pPr>
              <w:pStyle w:val="AP-AprovacaoBanca"/>
              <w:rPr>
                <w:b/>
              </w:rPr>
            </w:pPr>
            <w:r w:rsidRPr="00225843">
              <w:rPr>
                <w:b/>
              </w:rPr>
              <w:t>UNIPLAC</w:t>
            </w:r>
          </w:p>
        </w:tc>
      </w:tr>
    </w:tbl>
    <w:p w14:paraId="24FD5AA7" w14:textId="77777777" w:rsidR="00BE0F20" w:rsidRDefault="00BE0F20" w:rsidP="00BE0F20">
      <w:pPr>
        <w:pStyle w:val="TE-Normal"/>
      </w:pPr>
    </w:p>
    <w:p w14:paraId="268B713E" w14:textId="77777777" w:rsidR="00BE0F20" w:rsidRDefault="00BE0F20" w:rsidP="00BE0F20">
      <w:pPr>
        <w:pStyle w:val="TE-Normal"/>
      </w:pPr>
    </w:p>
    <w:p w14:paraId="4E841052" w14:textId="77777777" w:rsidR="00BE0F20" w:rsidRDefault="00BE0F20" w:rsidP="00BE0F20">
      <w:pPr>
        <w:pStyle w:val="TE-Normal"/>
      </w:pPr>
    </w:p>
    <w:tbl>
      <w:tblPr>
        <w:tblW w:w="0" w:type="auto"/>
        <w:tblLayout w:type="fixed"/>
        <w:tblCellMar>
          <w:left w:w="70" w:type="dxa"/>
          <w:right w:w="70" w:type="dxa"/>
        </w:tblCellMar>
        <w:tblLook w:val="0000" w:firstRow="0" w:lastRow="0" w:firstColumn="0" w:lastColumn="0" w:noHBand="0" w:noVBand="0"/>
      </w:tblPr>
      <w:tblGrid>
        <w:gridCol w:w="9001"/>
      </w:tblGrid>
      <w:tr w:rsidR="00BE0F20" w14:paraId="0283B100" w14:textId="77777777" w:rsidTr="00257DD5">
        <w:tc>
          <w:tcPr>
            <w:tcW w:w="9001" w:type="dxa"/>
          </w:tcPr>
          <w:p w14:paraId="3B72E77E" w14:textId="3D1B7EE8" w:rsidR="00BE0F20" w:rsidRDefault="00BE0F20" w:rsidP="00257DD5">
            <w:pPr>
              <w:pStyle w:val="AP-AprovacaoBanca"/>
              <w:rPr>
                <w:lang w:val="es-ES_tradnl"/>
              </w:rPr>
            </w:pPr>
            <w:r w:rsidRPr="004B5B03">
              <w:rPr>
                <w:lang w:val="es-ES_tradnl"/>
              </w:rPr>
              <w:t xml:space="preserve">Prof. </w:t>
            </w:r>
            <w:r>
              <w:rPr>
                <w:lang w:val="es-ES_tradnl"/>
              </w:rPr>
              <w:t xml:space="preserve">Sabrina </w:t>
            </w:r>
            <w:proofErr w:type="spellStart"/>
            <w:r>
              <w:rPr>
                <w:lang w:val="es-ES_tradnl"/>
              </w:rPr>
              <w:t>Bet</w:t>
            </w:r>
            <w:proofErr w:type="spellEnd"/>
            <w:r>
              <w:rPr>
                <w:lang w:val="es-ES_tradnl"/>
              </w:rPr>
              <w:t xml:space="preserve"> Sagaz</w:t>
            </w:r>
            <w:del w:id="8" w:author="Sabrina Sagaz" w:date="2019-04-08T09:30:00Z">
              <w:r w:rsidDel="00517F39">
                <w:rPr>
                  <w:lang w:val="es-ES_tradnl"/>
                </w:rPr>
                <w:delText xml:space="preserve"> Koerich</w:delText>
              </w:r>
            </w:del>
            <w:r>
              <w:rPr>
                <w:lang w:val="es-ES_tradnl"/>
              </w:rPr>
              <w:t xml:space="preserve">, </w:t>
            </w:r>
            <w:proofErr w:type="spellStart"/>
            <w:r>
              <w:rPr>
                <w:lang w:val="es-ES_tradnl"/>
              </w:rPr>
              <w:t>M.Sc</w:t>
            </w:r>
            <w:proofErr w:type="spellEnd"/>
            <w:del w:id="9" w:author="Sabrina Sagaz" w:date="2019-04-08T09:30:00Z">
              <w:r w:rsidDel="00517F39">
                <w:rPr>
                  <w:lang w:val="es-ES_tradnl"/>
                </w:rPr>
                <w:delText xml:space="preserve"> / Madalena Pereira da Silva, Dra.</w:delText>
              </w:r>
            </w:del>
          </w:p>
          <w:p w14:paraId="42278E1C" w14:textId="77777777" w:rsidR="00BE0F20" w:rsidRDefault="00BE0F20" w:rsidP="00257DD5">
            <w:pPr>
              <w:pStyle w:val="AP-AprovacaoBanca"/>
            </w:pPr>
            <w:r>
              <w:rPr>
                <w:b/>
              </w:rPr>
              <w:t>Coordenadora de Curso / Professora de TCC</w:t>
            </w:r>
          </w:p>
        </w:tc>
      </w:tr>
    </w:tbl>
    <w:p w14:paraId="70456F2A" w14:textId="140AB25E" w:rsidR="00203EC6" w:rsidRPr="00BE0F20" w:rsidRDefault="00203EC6" w:rsidP="00BE0F20">
      <w:pPr>
        <w:rPr>
          <w:b/>
          <w:caps/>
          <w:snapToGrid w:val="0"/>
          <w:sz w:val="26"/>
        </w:rPr>
        <w:sectPr w:rsidR="00203EC6" w:rsidRPr="00BE0F20" w:rsidSect="00455EC9">
          <w:headerReference w:type="even" r:id="rId9"/>
          <w:type w:val="continuous"/>
          <w:pgSz w:w="11906" w:h="16838"/>
          <w:pgMar w:top="1701" w:right="1134" w:bottom="1531" w:left="1701" w:header="720" w:footer="720" w:gutter="0"/>
          <w:pgNumType w:start="0"/>
          <w:cols w:space="720"/>
          <w:noEndnote/>
        </w:sectPr>
      </w:pPr>
    </w:p>
    <w:p w14:paraId="7DA8816D" w14:textId="77777777" w:rsidR="00583320" w:rsidRDefault="00583320" w:rsidP="00583320">
      <w:pPr>
        <w:pStyle w:val="TC-TituloPreTextual"/>
      </w:pPr>
      <w:bookmarkStart w:id="10" w:name="_Toc527798492"/>
      <w:bookmarkStart w:id="11" w:name="_Toc527795382"/>
      <w:bookmarkStart w:id="12" w:name="_Toc527793649"/>
      <w:bookmarkStart w:id="13" w:name="_Toc527721610"/>
      <w:r>
        <w:lastRenderedPageBreak/>
        <w:t>Lista de</w:t>
      </w:r>
      <w:bookmarkEnd w:id="10"/>
      <w:bookmarkEnd w:id="11"/>
      <w:bookmarkEnd w:id="12"/>
      <w:bookmarkEnd w:id="13"/>
      <w:r>
        <w:t xml:space="preserve"> Ilustrações</w:t>
      </w:r>
    </w:p>
    <w:p w14:paraId="5BEEFA34" w14:textId="77777777" w:rsidR="00984413" w:rsidRDefault="00583320">
      <w:pPr>
        <w:pStyle w:val="Sumrio9"/>
        <w:tabs>
          <w:tab w:val="left" w:pos="1534"/>
          <w:tab w:val="right" w:leader="dot" w:pos="9061"/>
        </w:tabs>
        <w:rPr>
          <w:rFonts w:asciiTheme="minorHAnsi" w:eastAsiaTheme="minorEastAsia" w:hAnsiTheme="minorHAnsi" w:cstheme="minorBidi"/>
          <w:noProof/>
          <w:sz w:val="22"/>
          <w:szCs w:val="22"/>
        </w:rPr>
      </w:pPr>
      <w:r>
        <w:rPr>
          <w:b/>
          <w:caps/>
          <w:noProof/>
        </w:rPr>
        <w:fldChar w:fldCharType="begin"/>
      </w:r>
      <w:r>
        <w:rPr>
          <w:b/>
          <w:caps/>
          <w:noProof/>
        </w:rPr>
        <w:instrText xml:space="preserve"> TOC \t "TE-LegendaFigura;9" </w:instrText>
      </w:r>
      <w:r>
        <w:rPr>
          <w:b/>
          <w:caps/>
          <w:noProof/>
        </w:rPr>
        <w:fldChar w:fldCharType="separate"/>
      </w:r>
      <w:r w:rsidR="00984413" w:rsidRPr="00F22EE4">
        <w:rPr>
          <w:noProof/>
          <w14:scene3d>
            <w14:camera w14:prst="orthographicFront"/>
            <w14:lightRig w14:rig="threePt" w14:dir="t">
              <w14:rot w14:lat="0" w14:lon="0" w14:rev="0"/>
            </w14:lightRig>
          </w14:scene3d>
        </w:rPr>
        <w:t>FIGURA 1 -</w:t>
      </w:r>
      <w:r w:rsidR="00984413">
        <w:rPr>
          <w:rFonts w:asciiTheme="minorHAnsi" w:eastAsiaTheme="minorEastAsia" w:hAnsiTheme="minorHAnsi" w:cstheme="minorBidi"/>
          <w:noProof/>
          <w:sz w:val="22"/>
          <w:szCs w:val="22"/>
        </w:rPr>
        <w:tab/>
      </w:r>
      <w:r w:rsidR="00984413">
        <w:rPr>
          <w:noProof/>
        </w:rPr>
        <w:t>Modelagem conceitual</w:t>
      </w:r>
      <w:r w:rsidR="00984413">
        <w:rPr>
          <w:noProof/>
        </w:rPr>
        <w:tab/>
      </w:r>
      <w:r w:rsidR="00984413">
        <w:rPr>
          <w:noProof/>
        </w:rPr>
        <w:fldChar w:fldCharType="begin"/>
      </w:r>
      <w:r w:rsidR="00984413">
        <w:rPr>
          <w:noProof/>
        </w:rPr>
        <w:instrText xml:space="preserve"> PAGEREF _Toc531976664 \h </w:instrText>
      </w:r>
      <w:r w:rsidR="00984413">
        <w:rPr>
          <w:noProof/>
        </w:rPr>
      </w:r>
      <w:r w:rsidR="00984413">
        <w:rPr>
          <w:noProof/>
        </w:rPr>
        <w:fldChar w:fldCharType="separate"/>
      </w:r>
      <w:r w:rsidR="007478E3">
        <w:rPr>
          <w:noProof/>
        </w:rPr>
        <w:t>32</w:t>
      </w:r>
      <w:r w:rsidR="00984413">
        <w:rPr>
          <w:noProof/>
        </w:rPr>
        <w:fldChar w:fldCharType="end"/>
      </w:r>
    </w:p>
    <w:p w14:paraId="7A019380"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2 -</w:t>
      </w:r>
      <w:r>
        <w:rPr>
          <w:rFonts w:asciiTheme="minorHAnsi" w:eastAsiaTheme="minorEastAsia" w:hAnsiTheme="minorHAnsi" w:cstheme="minorBidi"/>
          <w:noProof/>
          <w:sz w:val="22"/>
          <w:szCs w:val="22"/>
        </w:rPr>
        <w:tab/>
      </w:r>
      <w:r>
        <w:rPr>
          <w:noProof/>
        </w:rPr>
        <w:t>Modelagem lógica</w:t>
      </w:r>
      <w:r>
        <w:rPr>
          <w:noProof/>
        </w:rPr>
        <w:tab/>
      </w:r>
      <w:r>
        <w:rPr>
          <w:noProof/>
        </w:rPr>
        <w:fldChar w:fldCharType="begin"/>
      </w:r>
      <w:r>
        <w:rPr>
          <w:noProof/>
        </w:rPr>
        <w:instrText xml:space="preserve"> PAGEREF _Toc531976665 \h </w:instrText>
      </w:r>
      <w:r>
        <w:rPr>
          <w:noProof/>
        </w:rPr>
      </w:r>
      <w:r>
        <w:rPr>
          <w:noProof/>
        </w:rPr>
        <w:fldChar w:fldCharType="separate"/>
      </w:r>
      <w:r w:rsidR="007478E3">
        <w:rPr>
          <w:noProof/>
        </w:rPr>
        <w:t>33</w:t>
      </w:r>
      <w:r>
        <w:rPr>
          <w:noProof/>
        </w:rPr>
        <w:fldChar w:fldCharType="end"/>
      </w:r>
    </w:p>
    <w:p w14:paraId="298483F2"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3 -</w:t>
      </w:r>
      <w:r>
        <w:rPr>
          <w:rFonts w:asciiTheme="minorHAnsi" w:eastAsiaTheme="minorEastAsia" w:hAnsiTheme="minorHAnsi" w:cstheme="minorBidi"/>
          <w:noProof/>
          <w:sz w:val="22"/>
          <w:szCs w:val="22"/>
        </w:rPr>
        <w:tab/>
      </w:r>
      <w:r>
        <w:rPr>
          <w:noProof/>
        </w:rPr>
        <w:t>Formulário de acesso</w:t>
      </w:r>
      <w:r>
        <w:rPr>
          <w:noProof/>
        </w:rPr>
        <w:tab/>
      </w:r>
      <w:r>
        <w:rPr>
          <w:noProof/>
        </w:rPr>
        <w:fldChar w:fldCharType="begin"/>
      </w:r>
      <w:r>
        <w:rPr>
          <w:noProof/>
        </w:rPr>
        <w:instrText xml:space="preserve"> PAGEREF _Toc531976666 \h </w:instrText>
      </w:r>
      <w:r>
        <w:rPr>
          <w:noProof/>
        </w:rPr>
      </w:r>
      <w:r>
        <w:rPr>
          <w:noProof/>
        </w:rPr>
        <w:fldChar w:fldCharType="separate"/>
      </w:r>
      <w:r w:rsidR="007478E3">
        <w:rPr>
          <w:noProof/>
        </w:rPr>
        <w:t>35</w:t>
      </w:r>
      <w:r>
        <w:rPr>
          <w:noProof/>
        </w:rPr>
        <w:fldChar w:fldCharType="end"/>
      </w:r>
    </w:p>
    <w:p w14:paraId="5BC6AAD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4 -</w:t>
      </w:r>
      <w:r>
        <w:rPr>
          <w:rFonts w:asciiTheme="minorHAnsi" w:eastAsiaTheme="minorEastAsia" w:hAnsiTheme="minorHAnsi" w:cstheme="minorBidi"/>
          <w:noProof/>
          <w:sz w:val="22"/>
          <w:szCs w:val="22"/>
        </w:rPr>
        <w:tab/>
      </w:r>
      <w:r>
        <w:rPr>
          <w:noProof/>
        </w:rPr>
        <w:t>Aviso de dados inválidos</w:t>
      </w:r>
      <w:r>
        <w:rPr>
          <w:noProof/>
        </w:rPr>
        <w:tab/>
      </w:r>
      <w:r>
        <w:rPr>
          <w:noProof/>
        </w:rPr>
        <w:fldChar w:fldCharType="begin"/>
      </w:r>
      <w:r>
        <w:rPr>
          <w:noProof/>
        </w:rPr>
        <w:instrText xml:space="preserve"> PAGEREF _Toc531976667 \h </w:instrText>
      </w:r>
      <w:r>
        <w:rPr>
          <w:noProof/>
        </w:rPr>
      </w:r>
      <w:r>
        <w:rPr>
          <w:noProof/>
        </w:rPr>
        <w:fldChar w:fldCharType="separate"/>
      </w:r>
      <w:r w:rsidR="007478E3">
        <w:rPr>
          <w:noProof/>
        </w:rPr>
        <w:t>36</w:t>
      </w:r>
      <w:r>
        <w:rPr>
          <w:noProof/>
        </w:rPr>
        <w:fldChar w:fldCharType="end"/>
      </w:r>
    </w:p>
    <w:p w14:paraId="6F95B2DB"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5 -</w:t>
      </w:r>
      <w:r>
        <w:rPr>
          <w:rFonts w:asciiTheme="minorHAnsi" w:eastAsiaTheme="minorEastAsia" w:hAnsiTheme="minorHAnsi" w:cstheme="minorBidi"/>
          <w:noProof/>
          <w:sz w:val="22"/>
          <w:szCs w:val="22"/>
        </w:rPr>
        <w:tab/>
      </w:r>
      <w:r>
        <w:rPr>
          <w:noProof/>
        </w:rPr>
        <w:t>Código fonte da validação de dados para acesso</w:t>
      </w:r>
      <w:r>
        <w:rPr>
          <w:noProof/>
        </w:rPr>
        <w:tab/>
      </w:r>
      <w:r>
        <w:rPr>
          <w:noProof/>
        </w:rPr>
        <w:fldChar w:fldCharType="begin"/>
      </w:r>
      <w:r>
        <w:rPr>
          <w:noProof/>
        </w:rPr>
        <w:instrText xml:space="preserve"> PAGEREF _Toc531976668 \h </w:instrText>
      </w:r>
      <w:r>
        <w:rPr>
          <w:noProof/>
        </w:rPr>
      </w:r>
      <w:r>
        <w:rPr>
          <w:noProof/>
        </w:rPr>
        <w:fldChar w:fldCharType="separate"/>
      </w:r>
      <w:r w:rsidR="007478E3">
        <w:rPr>
          <w:noProof/>
        </w:rPr>
        <w:t>36</w:t>
      </w:r>
      <w:r>
        <w:rPr>
          <w:noProof/>
        </w:rPr>
        <w:fldChar w:fldCharType="end"/>
      </w:r>
    </w:p>
    <w:p w14:paraId="5CFB5BD7"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6 -</w:t>
      </w:r>
      <w:r>
        <w:rPr>
          <w:rFonts w:asciiTheme="minorHAnsi" w:eastAsiaTheme="minorEastAsia" w:hAnsiTheme="minorHAnsi" w:cstheme="minorBidi"/>
          <w:noProof/>
          <w:sz w:val="22"/>
          <w:szCs w:val="22"/>
        </w:rPr>
        <w:tab/>
      </w:r>
      <w:r>
        <w:rPr>
          <w:noProof/>
        </w:rPr>
        <w:t>Registros da tabela usuários</w:t>
      </w:r>
      <w:r>
        <w:rPr>
          <w:noProof/>
        </w:rPr>
        <w:tab/>
      </w:r>
      <w:r>
        <w:rPr>
          <w:noProof/>
        </w:rPr>
        <w:fldChar w:fldCharType="begin"/>
      </w:r>
      <w:r>
        <w:rPr>
          <w:noProof/>
        </w:rPr>
        <w:instrText xml:space="preserve"> PAGEREF _Toc531976669 \h </w:instrText>
      </w:r>
      <w:r>
        <w:rPr>
          <w:noProof/>
        </w:rPr>
      </w:r>
      <w:r>
        <w:rPr>
          <w:noProof/>
        </w:rPr>
        <w:fldChar w:fldCharType="separate"/>
      </w:r>
      <w:r w:rsidR="007478E3">
        <w:rPr>
          <w:noProof/>
        </w:rPr>
        <w:t>37</w:t>
      </w:r>
      <w:r>
        <w:rPr>
          <w:noProof/>
        </w:rPr>
        <w:fldChar w:fldCharType="end"/>
      </w:r>
    </w:p>
    <w:p w14:paraId="31FF30A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7 -</w:t>
      </w:r>
      <w:r>
        <w:rPr>
          <w:rFonts w:asciiTheme="minorHAnsi" w:eastAsiaTheme="minorEastAsia" w:hAnsiTheme="minorHAnsi" w:cstheme="minorBidi"/>
          <w:noProof/>
          <w:sz w:val="22"/>
          <w:szCs w:val="22"/>
        </w:rPr>
        <w:tab/>
      </w:r>
      <w:r>
        <w:rPr>
          <w:noProof/>
        </w:rPr>
        <w:t>Verificação de session</w:t>
      </w:r>
      <w:r>
        <w:rPr>
          <w:noProof/>
        </w:rPr>
        <w:tab/>
      </w:r>
      <w:r>
        <w:rPr>
          <w:noProof/>
        </w:rPr>
        <w:fldChar w:fldCharType="begin"/>
      </w:r>
      <w:r>
        <w:rPr>
          <w:noProof/>
        </w:rPr>
        <w:instrText xml:space="preserve"> PAGEREF _Toc531976670 \h </w:instrText>
      </w:r>
      <w:r>
        <w:rPr>
          <w:noProof/>
        </w:rPr>
      </w:r>
      <w:r>
        <w:rPr>
          <w:noProof/>
        </w:rPr>
        <w:fldChar w:fldCharType="separate"/>
      </w:r>
      <w:r w:rsidR="007478E3">
        <w:rPr>
          <w:noProof/>
        </w:rPr>
        <w:t>37</w:t>
      </w:r>
      <w:r>
        <w:rPr>
          <w:noProof/>
        </w:rPr>
        <w:fldChar w:fldCharType="end"/>
      </w:r>
    </w:p>
    <w:p w14:paraId="25FB5A6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8 -</w:t>
      </w:r>
      <w:r>
        <w:rPr>
          <w:rFonts w:asciiTheme="minorHAnsi" w:eastAsiaTheme="minorEastAsia" w:hAnsiTheme="minorHAnsi" w:cstheme="minorBidi"/>
          <w:noProof/>
          <w:sz w:val="22"/>
          <w:szCs w:val="22"/>
        </w:rPr>
        <w:tab/>
      </w:r>
      <w:r>
        <w:rPr>
          <w:noProof/>
        </w:rPr>
        <w:t>Apresentação inicial após um acesso</w:t>
      </w:r>
      <w:r>
        <w:rPr>
          <w:noProof/>
        </w:rPr>
        <w:tab/>
      </w:r>
      <w:r>
        <w:rPr>
          <w:noProof/>
        </w:rPr>
        <w:fldChar w:fldCharType="begin"/>
      </w:r>
      <w:r>
        <w:rPr>
          <w:noProof/>
        </w:rPr>
        <w:instrText xml:space="preserve"> PAGEREF _Toc531976671 \h </w:instrText>
      </w:r>
      <w:r>
        <w:rPr>
          <w:noProof/>
        </w:rPr>
      </w:r>
      <w:r>
        <w:rPr>
          <w:noProof/>
        </w:rPr>
        <w:fldChar w:fldCharType="separate"/>
      </w:r>
      <w:r w:rsidR="007478E3">
        <w:rPr>
          <w:noProof/>
        </w:rPr>
        <w:t>37</w:t>
      </w:r>
      <w:r>
        <w:rPr>
          <w:noProof/>
        </w:rPr>
        <w:fldChar w:fldCharType="end"/>
      </w:r>
    </w:p>
    <w:p w14:paraId="36C8F1E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9 -</w:t>
      </w:r>
      <w:r>
        <w:rPr>
          <w:rFonts w:asciiTheme="minorHAnsi" w:eastAsiaTheme="minorEastAsia" w:hAnsiTheme="minorHAnsi" w:cstheme="minorBidi"/>
          <w:noProof/>
          <w:sz w:val="22"/>
          <w:szCs w:val="22"/>
        </w:rPr>
        <w:tab/>
      </w:r>
      <w:r>
        <w:rPr>
          <w:noProof/>
        </w:rPr>
        <w:t>Verificação de acesso do nível de usuário</w:t>
      </w:r>
      <w:r>
        <w:rPr>
          <w:noProof/>
        </w:rPr>
        <w:tab/>
      </w:r>
      <w:r>
        <w:rPr>
          <w:noProof/>
        </w:rPr>
        <w:fldChar w:fldCharType="begin"/>
      </w:r>
      <w:r>
        <w:rPr>
          <w:noProof/>
        </w:rPr>
        <w:instrText xml:space="preserve"> PAGEREF _Toc531976672 \h </w:instrText>
      </w:r>
      <w:r>
        <w:rPr>
          <w:noProof/>
        </w:rPr>
      </w:r>
      <w:r>
        <w:rPr>
          <w:noProof/>
        </w:rPr>
        <w:fldChar w:fldCharType="separate"/>
      </w:r>
      <w:r w:rsidR="007478E3">
        <w:rPr>
          <w:noProof/>
        </w:rPr>
        <w:t>38</w:t>
      </w:r>
      <w:r>
        <w:rPr>
          <w:noProof/>
        </w:rPr>
        <w:fldChar w:fldCharType="end"/>
      </w:r>
    </w:p>
    <w:p w14:paraId="55F5BAE8"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10 -</w:t>
      </w:r>
      <w:r>
        <w:rPr>
          <w:rFonts w:asciiTheme="minorHAnsi" w:eastAsiaTheme="minorEastAsia" w:hAnsiTheme="minorHAnsi" w:cstheme="minorBidi"/>
          <w:noProof/>
          <w:sz w:val="22"/>
          <w:szCs w:val="22"/>
        </w:rPr>
        <w:tab/>
      </w:r>
      <w:r>
        <w:rPr>
          <w:noProof/>
        </w:rPr>
        <w:t>Tela gerenciamento de usuários</w:t>
      </w:r>
      <w:r>
        <w:rPr>
          <w:noProof/>
        </w:rPr>
        <w:tab/>
      </w:r>
      <w:r>
        <w:rPr>
          <w:noProof/>
        </w:rPr>
        <w:fldChar w:fldCharType="begin"/>
      </w:r>
      <w:r>
        <w:rPr>
          <w:noProof/>
        </w:rPr>
        <w:instrText xml:space="preserve"> PAGEREF _Toc531976673 \h </w:instrText>
      </w:r>
      <w:r>
        <w:rPr>
          <w:noProof/>
        </w:rPr>
      </w:r>
      <w:r>
        <w:rPr>
          <w:noProof/>
        </w:rPr>
        <w:fldChar w:fldCharType="separate"/>
      </w:r>
      <w:r w:rsidR="007478E3">
        <w:rPr>
          <w:noProof/>
        </w:rPr>
        <w:t>38</w:t>
      </w:r>
      <w:r>
        <w:rPr>
          <w:noProof/>
        </w:rPr>
        <w:fldChar w:fldCharType="end"/>
      </w:r>
    </w:p>
    <w:p w14:paraId="4F103D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11 -</w:t>
      </w:r>
      <w:r>
        <w:rPr>
          <w:rFonts w:asciiTheme="minorHAnsi" w:eastAsiaTheme="minorEastAsia" w:hAnsiTheme="minorHAnsi" w:cstheme="minorBidi"/>
          <w:noProof/>
          <w:sz w:val="22"/>
          <w:szCs w:val="22"/>
        </w:rPr>
        <w:tab/>
      </w:r>
      <w:r>
        <w:rPr>
          <w:noProof/>
        </w:rPr>
        <w:t>Mensagem de sucesso ao cadastrar um novo usuário</w:t>
      </w:r>
      <w:r>
        <w:rPr>
          <w:noProof/>
        </w:rPr>
        <w:tab/>
      </w:r>
      <w:r>
        <w:rPr>
          <w:noProof/>
        </w:rPr>
        <w:fldChar w:fldCharType="begin"/>
      </w:r>
      <w:r>
        <w:rPr>
          <w:noProof/>
        </w:rPr>
        <w:instrText xml:space="preserve"> PAGEREF _Toc531976674 \h </w:instrText>
      </w:r>
      <w:r>
        <w:rPr>
          <w:noProof/>
        </w:rPr>
      </w:r>
      <w:r>
        <w:rPr>
          <w:noProof/>
        </w:rPr>
        <w:fldChar w:fldCharType="separate"/>
      </w:r>
      <w:r w:rsidR="007478E3">
        <w:rPr>
          <w:noProof/>
        </w:rPr>
        <w:t>39</w:t>
      </w:r>
      <w:r>
        <w:rPr>
          <w:noProof/>
        </w:rPr>
        <w:fldChar w:fldCharType="end"/>
      </w:r>
    </w:p>
    <w:p w14:paraId="3D1E0F6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12 -</w:t>
      </w:r>
      <w:r>
        <w:rPr>
          <w:rFonts w:asciiTheme="minorHAnsi" w:eastAsiaTheme="minorEastAsia" w:hAnsiTheme="minorHAnsi" w:cstheme="minorBidi"/>
          <w:noProof/>
          <w:sz w:val="22"/>
          <w:szCs w:val="22"/>
        </w:rPr>
        <w:tab/>
      </w:r>
      <w:r>
        <w:rPr>
          <w:noProof/>
        </w:rPr>
        <w:t>Mensagem de sucesso ao editar um novo usuário</w:t>
      </w:r>
      <w:r>
        <w:rPr>
          <w:noProof/>
        </w:rPr>
        <w:tab/>
      </w:r>
      <w:r>
        <w:rPr>
          <w:noProof/>
        </w:rPr>
        <w:fldChar w:fldCharType="begin"/>
      </w:r>
      <w:r>
        <w:rPr>
          <w:noProof/>
        </w:rPr>
        <w:instrText xml:space="preserve"> PAGEREF _Toc531976675 \h </w:instrText>
      </w:r>
      <w:r>
        <w:rPr>
          <w:noProof/>
        </w:rPr>
      </w:r>
      <w:r>
        <w:rPr>
          <w:noProof/>
        </w:rPr>
        <w:fldChar w:fldCharType="separate"/>
      </w:r>
      <w:r w:rsidR="007478E3">
        <w:rPr>
          <w:noProof/>
        </w:rPr>
        <w:t>39</w:t>
      </w:r>
      <w:r>
        <w:rPr>
          <w:noProof/>
        </w:rPr>
        <w:fldChar w:fldCharType="end"/>
      </w:r>
    </w:p>
    <w:p w14:paraId="4541805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13 -</w:t>
      </w:r>
      <w:r>
        <w:rPr>
          <w:rFonts w:asciiTheme="minorHAnsi" w:eastAsiaTheme="minorEastAsia" w:hAnsiTheme="minorHAnsi" w:cstheme="minorBidi"/>
          <w:noProof/>
          <w:sz w:val="22"/>
          <w:szCs w:val="22"/>
        </w:rPr>
        <w:tab/>
      </w:r>
      <w:r>
        <w:rPr>
          <w:noProof/>
        </w:rPr>
        <w:t>Alerta de confirmação de exclusão de um usuário</w:t>
      </w:r>
      <w:r>
        <w:rPr>
          <w:noProof/>
        </w:rPr>
        <w:tab/>
      </w:r>
      <w:r>
        <w:rPr>
          <w:noProof/>
        </w:rPr>
        <w:fldChar w:fldCharType="begin"/>
      </w:r>
      <w:r>
        <w:rPr>
          <w:noProof/>
        </w:rPr>
        <w:instrText xml:space="preserve"> PAGEREF _Toc531976676 \h </w:instrText>
      </w:r>
      <w:r>
        <w:rPr>
          <w:noProof/>
        </w:rPr>
      </w:r>
      <w:r>
        <w:rPr>
          <w:noProof/>
        </w:rPr>
        <w:fldChar w:fldCharType="separate"/>
      </w:r>
      <w:r w:rsidR="007478E3">
        <w:rPr>
          <w:noProof/>
        </w:rPr>
        <w:t>40</w:t>
      </w:r>
      <w:r>
        <w:rPr>
          <w:noProof/>
        </w:rPr>
        <w:fldChar w:fldCharType="end"/>
      </w:r>
    </w:p>
    <w:p w14:paraId="7CE4691B"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14 -</w:t>
      </w:r>
      <w:r>
        <w:rPr>
          <w:rFonts w:asciiTheme="minorHAnsi" w:eastAsiaTheme="minorEastAsia" w:hAnsiTheme="minorHAnsi" w:cstheme="minorBidi"/>
          <w:noProof/>
          <w:sz w:val="22"/>
          <w:szCs w:val="22"/>
        </w:rPr>
        <w:tab/>
      </w:r>
      <w:r>
        <w:rPr>
          <w:noProof/>
        </w:rPr>
        <w:t>Mensagem de sucesso ao confirmar a exclusão um usuário</w:t>
      </w:r>
      <w:r>
        <w:rPr>
          <w:noProof/>
        </w:rPr>
        <w:tab/>
      </w:r>
      <w:r>
        <w:rPr>
          <w:noProof/>
        </w:rPr>
        <w:fldChar w:fldCharType="begin"/>
      </w:r>
      <w:r>
        <w:rPr>
          <w:noProof/>
        </w:rPr>
        <w:instrText xml:space="preserve"> PAGEREF _Toc531976677 \h </w:instrText>
      </w:r>
      <w:r>
        <w:rPr>
          <w:noProof/>
        </w:rPr>
      </w:r>
      <w:r>
        <w:rPr>
          <w:noProof/>
        </w:rPr>
        <w:fldChar w:fldCharType="separate"/>
      </w:r>
      <w:r w:rsidR="007478E3">
        <w:rPr>
          <w:noProof/>
        </w:rPr>
        <w:t>40</w:t>
      </w:r>
      <w:r>
        <w:rPr>
          <w:noProof/>
        </w:rPr>
        <w:fldChar w:fldCharType="end"/>
      </w:r>
    </w:p>
    <w:p w14:paraId="61A12E2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15 -</w:t>
      </w:r>
      <w:r>
        <w:rPr>
          <w:rFonts w:asciiTheme="minorHAnsi" w:eastAsiaTheme="minorEastAsia" w:hAnsiTheme="minorHAnsi" w:cstheme="minorBidi"/>
          <w:noProof/>
          <w:sz w:val="22"/>
          <w:szCs w:val="22"/>
        </w:rPr>
        <w:tab/>
      </w:r>
      <w:r>
        <w:rPr>
          <w:noProof/>
        </w:rPr>
        <w:t>Tela gerenciamento de turmas</w:t>
      </w:r>
      <w:r>
        <w:rPr>
          <w:noProof/>
        </w:rPr>
        <w:tab/>
      </w:r>
      <w:r>
        <w:rPr>
          <w:noProof/>
        </w:rPr>
        <w:fldChar w:fldCharType="begin"/>
      </w:r>
      <w:r>
        <w:rPr>
          <w:noProof/>
        </w:rPr>
        <w:instrText xml:space="preserve"> PAGEREF _Toc531976678 \h </w:instrText>
      </w:r>
      <w:r>
        <w:rPr>
          <w:noProof/>
        </w:rPr>
      </w:r>
      <w:r>
        <w:rPr>
          <w:noProof/>
        </w:rPr>
        <w:fldChar w:fldCharType="separate"/>
      </w:r>
      <w:r w:rsidR="007478E3">
        <w:rPr>
          <w:noProof/>
        </w:rPr>
        <w:t>41</w:t>
      </w:r>
      <w:r>
        <w:rPr>
          <w:noProof/>
        </w:rPr>
        <w:fldChar w:fldCharType="end"/>
      </w:r>
    </w:p>
    <w:p w14:paraId="7F74D6BF"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16 -</w:t>
      </w:r>
      <w:r>
        <w:rPr>
          <w:rFonts w:asciiTheme="minorHAnsi" w:eastAsiaTheme="minorEastAsia" w:hAnsiTheme="minorHAnsi" w:cstheme="minorBidi"/>
          <w:noProof/>
          <w:sz w:val="22"/>
          <w:szCs w:val="22"/>
        </w:rPr>
        <w:tab/>
      </w:r>
      <w:r>
        <w:rPr>
          <w:noProof/>
        </w:rPr>
        <w:t>Tela gerenciamento de alunos</w:t>
      </w:r>
      <w:r>
        <w:rPr>
          <w:noProof/>
        </w:rPr>
        <w:tab/>
      </w:r>
      <w:r>
        <w:rPr>
          <w:noProof/>
        </w:rPr>
        <w:fldChar w:fldCharType="begin"/>
      </w:r>
      <w:r>
        <w:rPr>
          <w:noProof/>
        </w:rPr>
        <w:instrText xml:space="preserve"> PAGEREF _Toc531976679 \h </w:instrText>
      </w:r>
      <w:r>
        <w:rPr>
          <w:noProof/>
        </w:rPr>
      </w:r>
      <w:r>
        <w:rPr>
          <w:noProof/>
        </w:rPr>
        <w:fldChar w:fldCharType="separate"/>
      </w:r>
      <w:r w:rsidR="007478E3">
        <w:rPr>
          <w:noProof/>
        </w:rPr>
        <w:t>41</w:t>
      </w:r>
      <w:r>
        <w:rPr>
          <w:noProof/>
        </w:rPr>
        <w:fldChar w:fldCharType="end"/>
      </w:r>
    </w:p>
    <w:p w14:paraId="405F674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17 -</w:t>
      </w:r>
      <w:r>
        <w:rPr>
          <w:rFonts w:asciiTheme="minorHAnsi" w:eastAsiaTheme="minorEastAsia" w:hAnsiTheme="minorHAnsi" w:cstheme="minorBidi"/>
          <w:noProof/>
          <w:sz w:val="22"/>
          <w:szCs w:val="22"/>
        </w:rPr>
        <w:tab/>
      </w:r>
      <w:r>
        <w:rPr>
          <w:noProof/>
        </w:rPr>
        <w:t>Tela gerenciamento de disciplinas</w:t>
      </w:r>
      <w:r>
        <w:rPr>
          <w:noProof/>
        </w:rPr>
        <w:tab/>
      </w:r>
      <w:r>
        <w:rPr>
          <w:noProof/>
        </w:rPr>
        <w:fldChar w:fldCharType="begin"/>
      </w:r>
      <w:r>
        <w:rPr>
          <w:noProof/>
        </w:rPr>
        <w:instrText xml:space="preserve"> PAGEREF _Toc531976680 \h </w:instrText>
      </w:r>
      <w:r>
        <w:rPr>
          <w:noProof/>
        </w:rPr>
      </w:r>
      <w:r>
        <w:rPr>
          <w:noProof/>
        </w:rPr>
        <w:fldChar w:fldCharType="separate"/>
      </w:r>
      <w:r w:rsidR="007478E3">
        <w:rPr>
          <w:noProof/>
        </w:rPr>
        <w:t>42</w:t>
      </w:r>
      <w:r>
        <w:rPr>
          <w:noProof/>
        </w:rPr>
        <w:fldChar w:fldCharType="end"/>
      </w:r>
    </w:p>
    <w:p w14:paraId="27090AD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18 -</w:t>
      </w:r>
      <w:r>
        <w:rPr>
          <w:rFonts w:asciiTheme="minorHAnsi" w:eastAsiaTheme="minorEastAsia" w:hAnsiTheme="minorHAnsi" w:cstheme="minorBidi"/>
          <w:noProof/>
          <w:sz w:val="22"/>
          <w:szCs w:val="22"/>
        </w:rPr>
        <w:tab/>
      </w:r>
      <w:r>
        <w:rPr>
          <w:noProof/>
        </w:rPr>
        <w:t>Tela gerenciamento de avaliações</w:t>
      </w:r>
      <w:r>
        <w:rPr>
          <w:noProof/>
        </w:rPr>
        <w:tab/>
      </w:r>
      <w:r>
        <w:rPr>
          <w:noProof/>
        </w:rPr>
        <w:fldChar w:fldCharType="begin"/>
      </w:r>
      <w:r>
        <w:rPr>
          <w:noProof/>
        </w:rPr>
        <w:instrText xml:space="preserve"> PAGEREF _Toc531976681 \h </w:instrText>
      </w:r>
      <w:r>
        <w:rPr>
          <w:noProof/>
        </w:rPr>
      </w:r>
      <w:r>
        <w:rPr>
          <w:noProof/>
        </w:rPr>
        <w:fldChar w:fldCharType="separate"/>
      </w:r>
      <w:r w:rsidR="007478E3">
        <w:rPr>
          <w:noProof/>
        </w:rPr>
        <w:t>42</w:t>
      </w:r>
      <w:r>
        <w:rPr>
          <w:noProof/>
        </w:rPr>
        <w:fldChar w:fldCharType="end"/>
      </w:r>
    </w:p>
    <w:p w14:paraId="20F1DF5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19 -</w:t>
      </w:r>
      <w:r>
        <w:rPr>
          <w:rFonts w:asciiTheme="minorHAnsi" w:eastAsiaTheme="minorEastAsia" w:hAnsiTheme="minorHAnsi" w:cstheme="minorBidi"/>
          <w:noProof/>
          <w:sz w:val="22"/>
          <w:szCs w:val="22"/>
        </w:rPr>
        <w:tab/>
      </w:r>
      <w:r>
        <w:rPr>
          <w:noProof/>
        </w:rPr>
        <w:t>Previa tela de cadastro de uma nova avaliação</w:t>
      </w:r>
      <w:r>
        <w:rPr>
          <w:noProof/>
        </w:rPr>
        <w:tab/>
      </w:r>
      <w:r>
        <w:rPr>
          <w:noProof/>
        </w:rPr>
        <w:fldChar w:fldCharType="begin"/>
      </w:r>
      <w:r>
        <w:rPr>
          <w:noProof/>
        </w:rPr>
        <w:instrText xml:space="preserve"> PAGEREF _Toc531976682 \h </w:instrText>
      </w:r>
      <w:r>
        <w:rPr>
          <w:noProof/>
        </w:rPr>
      </w:r>
      <w:r>
        <w:rPr>
          <w:noProof/>
        </w:rPr>
        <w:fldChar w:fldCharType="separate"/>
      </w:r>
      <w:r w:rsidR="007478E3">
        <w:rPr>
          <w:noProof/>
        </w:rPr>
        <w:t>43</w:t>
      </w:r>
      <w:r>
        <w:rPr>
          <w:noProof/>
        </w:rPr>
        <w:fldChar w:fldCharType="end"/>
      </w:r>
    </w:p>
    <w:p w14:paraId="7A1171B4" w14:textId="0090A3C1"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20 -</w:t>
      </w:r>
      <w:r>
        <w:rPr>
          <w:rFonts w:asciiTheme="minorHAnsi" w:eastAsiaTheme="minorEastAsia" w:hAnsiTheme="minorHAnsi" w:cstheme="minorBidi"/>
          <w:noProof/>
          <w:sz w:val="22"/>
          <w:szCs w:val="22"/>
        </w:rPr>
        <w:tab/>
      </w:r>
      <w:r>
        <w:rPr>
          <w:noProof/>
        </w:rPr>
        <w:t>Tela gerenciamento de avaliações respondidas - turmas</w:t>
      </w:r>
      <w:r>
        <w:rPr>
          <w:noProof/>
        </w:rPr>
        <w:tab/>
      </w:r>
      <w:r>
        <w:rPr>
          <w:noProof/>
        </w:rPr>
        <w:fldChar w:fldCharType="begin"/>
      </w:r>
      <w:r>
        <w:rPr>
          <w:noProof/>
        </w:rPr>
        <w:instrText xml:space="preserve"> PAGEREF _Toc531976683 \h </w:instrText>
      </w:r>
      <w:r>
        <w:rPr>
          <w:noProof/>
        </w:rPr>
      </w:r>
      <w:r>
        <w:rPr>
          <w:noProof/>
        </w:rPr>
        <w:fldChar w:fldCharType="separate"/>
      </w:r>
      <w:r w:rsidR="007478E3">
        <w:rPr>
          <w:noProof/>
        </w:rPr>
        <w:t>43</w:t>
      </w:r>
      <w:r>
        <w:rPr>
          <w:noProof/>
        </w:rPr>
        <w:fldChar w:fldCharType="end"/>
      </w:r>
    </w:p>
    <w:p w14:paraId="0A43FE94"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21 -</w:t>
      </w:r>
      <w:r>
        <w:rPr>
          <w:rFonts w:asciiTheme="minorHAnsi" w:eastAsiaTheme="minorEastAsia" w:hAnsiTheme="minorHAnsi" w:cstheme="minorBidi"/>
          <w:noProof/>
          <w:sz w:val="22"/>
          <w:szCs w:val="22"/>
        </w:rPr>
        <w:tab/>
      </w:r>
      <w:r>
        <w:rPr>
          <w:noProof/>
        </w:rPr>
        <w:t>Tela gerenciamento de avaliações respondidas - disciplinas</w:t>
      </w:r>
      <w:r>
        <w:rPr>
          <w:noProof/>
        </w:rPr>
        <w:tab/>
      </w:r>
      <w:r>
        <w:rPr>
          <w:noProof/>
        </w:rPr>
        <w:fldChar w:fldCharType="begin"/>
      </w:r>
      <w:r>
        <w:rPr>
          <w:noProof/>
        </w:rPr>
        <w:instrText xml:space="preserve"> PAGEREF _Toc531976684 \h </w:instrText>
      </w:r>
      <w:r>
        <w:rPr>
          <w:noProof/>
        </w:rPr>
      </w:r>
      <w:r>
        <w:rPr>
          <w:noProof/>
        </w:rPr>
        <w:fldChar w:fldCharType="separate"/>
      </w:r>
      <w:r w:rsidR="007478E3">
        <w:rPr>
          <w:noProof/>
        </w:rPr>
        <w:t>44</w:t>
      </w:r>
      <w:r>
        <w:rPr>
          <w:noProof/>
        </w:rPr>
        <w:fldChar w:fldCharType="end"/>
      </w:r>
    </w:p>
    <w:p w14:paraId="6D8A34B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22 -</w:t>
      </w:r>
      <w:r>
        <w:rPr>
          <w:rFonts w:asciiTheme="minorHAnsi" w:eastAsiaTheme="minorEastAsia" w:hAnsiTheme="minorHAnsi" w:cstheme="minorBidi"/>
          <w:noProof/>
          <w:sz w:val="22"/>
          <w:szCs w:val="22"/>
        </w:rPr>
        <w:tab/>
      </w:r>
      <w:r>
        <w:rPr>
          <w:noProof/>
        </w:rPr>
        <w:t>Tela gerenciamento de avaliações respondidas - avaliações</w:t>
      </w:r>
      <w:r>
        <w:rPr>
          <w:noProof/>
        </w:rPr>
        <w:tab/>
      </w:r>
      <w:r>
        <w:rPr>
          <w:noProof/>
        </w:rPr>
        <w:fldChar w:fldCharType="begin"/>
      </w:r>
      <w:r>
        <w:rPr>
          <w:noProof/>
        </w:rPr>
        <w:instrText xml:space="preserve"> PAGEREF _Toc531976685 \h </w:instrText>
      </w:r>
      <w:r>
        <w:rPr>
          <w:noProof/>
        </w:rPr>
      </w:r>
      <w:r>
        <w:rPr>
          <w:noProof/>
        </w:rPr>
        <w:fldChar w:fldCharType="separate"/>
      </w:r>
      <w:r w:rsidR="007478E3">
        <w:rPr>
          <w:noProof/>
        </w:rPr>
        <w:t>44</w:t>
      </w:r>
      <w:r>
        <w:rPr>
          <w:noProof/>
        </w:rPr>
        <w:fldChar w:fldCharType="end"/>
      </w:r>
    </w:p>
    <w:p w14:paraId="6A15AFE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23 -</w:t>
      </w:r>
      <w:r>
        <w:rPr>
          <w:rFonts w:asciiTheme="minorHAnsi" w:eastAsiaTheme="minorEastAsia" w:hAnsiTheme="minorHAnsi" w:cstheme="minorBidi"/>
          <w:noProof/>
          <w:sz w:val="22"/>
          <w:szCs w:val="22"/>
        </w:rPr>
        <w:tab/>
      </w:r>
      <w:r>
        <w:rPr>
          <w:noProof/>
        </w:rPr>
        <w:t>Previa tela de correção de uma avaliação</w:t>
      </w:r>
      <w:r>
        <w:rPr>
          <w:noProof/>
        </w:rPr>
        <w:tab/>
      </w:r>
      <w:r>
        <w:rPr>
          <w:noProof/>
        </w:rPr>
        <w:fldChar w:fldCharType="begin"/>
      </w:r>
      <w:r>
        <w:rPr>
          <w:noProof/>
        </w:rPr>
        <w:instrText xml:space="preserve"> PAGEREF _Toc531976686 \h </w:instrText>
      </w:r>
      <w:r>
        <w:rPr>
          <w:noProof/>
        </w:rPr>
      </w:r>
      <w:r>
        <w:rPr>
          <w:noProof/>
        </w:rPr>
        <w:fldChar w:fldCharType="separate"/>
      </w:r>
      <w:r w:rsidR="007478E3">
        <w:rPr>
          <w:noProof/>
        </w:rPr>
        <w:t>45</w:t>
      </w:r>
      <w:r>
        <w:rPr>
          <w:noProof/>
        </w:rPr>
        <w:fldChar w:fldCharType="end"/>
      </w:r>
    </w:p>
    <w:p w14:paraId="5D0A9705" w14:textId="2C63420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24 -</w:t>
      </w:r>
      <w:r>
        <w:rPr>
          <w:rFonts w:asciiTheme="minorHAnsi" w:eastAsiaTheme="minorEastAsia" w:hAnsiTheme="minorHAnsi" w:cstheme="minorBidi"/>
          <w:noProof/>
          <w:sz w:val="22"/>
          <w:szCs w:val="22"/>
        </w:rPr>
        <w:tab/>
      </w:r>
      <w:r>
        <w:rPr>
          <w:noProof/>
        </w:rPr>
        <w:t>Tela gerenciamento de avaliações respondidas - alunos</w:t>
      </w:r>
      <w:r>
        <w:rPr>
          <w:noProof/>
        </w:rPr>
        <w:tab/>
      </w:r>
      <w:r>
        <w:rPr>
          <w:noProof/>
        </w:rPr>
        <w:fldChar w:fldCharType="begin"/>
      </w:r>
      <w:r>
        <w:rPr>
          <w:noProof/>
        </w:rPr>
        <w:instrText xml:space="preserve"> PAGEREF _Toc531976687 \h </w:instrText>
      </w:r>
      <w:r>
        <w:rPr>
          <w:noProof/>
        </w:rPr>
      </w:r>
      <w:r>
        <w:rPr>
          <w:noProof/>
        </w:rPr>
        <w:fldChar w:fldCharType="separate"/>
      </w:r>
      <w:r w:rsidR="007478E3">
        <w:rPr>
          <w:noProof/>
        </w:rPr>
        <w:t>45</w:t>
      </w:r>
      <w:r>
        <w:rPr>
          <w:noProof/>
        </w:rPr>
        <w:fldChar w:fldCharType="end"/>
      </w:r>
    </w:p>
    <w:p w14:paraId="7A5094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25 -</w:t>
      </w:r>
      <w:r>
        <w:rPr>
          <w:rFonts w:asciiTheme="minorHAnsi" w:eastAsiaTheme="minorEastAsia" w:hAnsiTheme="minorHAnsi" w:cstheme="minorBidi"/>
          <w:noProof/>
          <w:sz w:val="22"/>
          <w:szCs w:val="22"/>
        </w:rPr>
        <w:tab/>
      </w:r>
      <w:r>
        <w:rPr>
          <w:noProof/>
        </w:rPr>
        <w:t>Previa avaliação corrigida em PDF</w:t>
      </w:r>
      <w:r>
        <w:rPr>
          <w:noProof/>
        </w:rPr>
        <w:tab/>
      </w:r>
      <w:r>
        <w:rPr>
          <w:noProof/>
        </w:rPr>
        <w:fldChar w:fldCharType="begin"/>
      </w:r>
      <w:r>
        <w:rPr>
          <w:noProof/>
        </w:rPr>
        <w:instrText xml:space="preserve"> PAGEREF _Toc531976688 \h </w:instrText>
      </w:r>
      <w:r>
        <w:rPr>
          <w:noProof/>
        </w:rPr>
      </w:r>
      <w:r>
        <w:rPr>
          <w:noProof/>
        </w:rPr>
        <w:fldChar w:fldCharType="separate"/>
      </w:r>
      <w:r w:rsidR="007478E3">
        <w:rPr>
          <w:noProof/>
        </w:rPr>
        <w:t>46</w:t>
      </w:r>
      <w:r>
        <w:rPr>
          <w:noProof/>
        </w:rPr>
        <w:fldChar w:fldCharType="end"/>
      </w:r>
    </w:p>
    <w:p w14:paraId="004C8C85" w14:textId="76E9ECB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26 -</w:t>
      </w:r>
      <w:r>
        <w:rPr>
          <w:rFonts w:asciiTheme="minorHAnsi" w:eastAsiaTheme="minorEastAsia" w:hAnsiTheme="minorHAnsi" w:cstheme="minorBidi"/>
          <w:noProof/>
          <w:sz w:val="22"/>
          <w:szCs w:val="22"/>
        </w:rPr>
        <w:tab/>
      </w:r>
      <w:r>
        <w:rPr>
          <w:noProof/>
        </w:rPr>
        <w:t>Fragmento de código classe FPDF</w:t>
      </w:r>
      <w:r>
        <w:rPr>
          <w:noProof/>
        </w:rPr>
        <w:tab/>
      </w:r>
      <w:r>
        <w:rPr>
          <w:noProof/>
        </w:rPr>
        <w:fldChar w:fldCharType="begin"/>
      </w:r>
      <w:r>
        <w:rPr>
          <w:noProof/>
        </w:rPr>
        <w:instrText xml:space="preserve"> PAGEREF _Toc531976689 \h </w:instrText>
      </w:r>
      <w:r>
        <w:rPr>
          <w:noProof/>
        </w:rPr>
      </w:r>
      <w:r>
        <w:rPr>
          <w:noProof/>
        </w:rPr>
        <w:fldChar w:fldCharType="separate"/>
      </w:r>
      <w:r w:rsidR="007478E3">
        <w:rPr>
          <w:noProof/>
        </w:rPr>
        <w:t>46</w:t>
      </w:r>
      <w:r>
        <w:rPr>
          <w:noProof/>
        </w:rPr>
        <w:fldChar w:fldCharType="end"/>
      </w:r>
    </w:p>
    <w:p w14:paraId="13B77D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27 -</w:t>
      </w:r>
      <w:r>
        <w:rPr>
          <w:rFonts w:asciiTheme="minorHAnsi" w:eastAsiaTheme="minorEastAsia" w:hAnsiTheme="minorHAnsi" w:cstheme="minorBidi"/>
          <w:noProof/>
          <w:sz w:val="22"/>
          <w:szCs w:val="22"/>
        </w:rPr>
        <w:tab/>
      </w:r>
      <w:r>
        <w:rPr>
          <w:noProof/>
        </w:rPr>
        <w:t>Verificação de alunos bloqueados</w:t>
      </w:r>
      <w:r>
        <w:rPr>
          <w:noProof/>
        </w:rPr>
        <w:tab/>
      </w:r>
      <w:r>
        <w:rPr>
          <w:noProof/>
        </w:rPr>
        <w:fldChar w:fldCharType="begin"/>
      </w:r>
      <w:r>
        <w:rPr>
          <w:noProof/>
        </w:rPr>
        <w:instrText xml:space="preserve"> PAGEREF _Toc531976690 \h </w:instrText>
      </w:r>
      <w:r>
        <w:rPr>
          <w:noProof/>
        </w:rPr>
      </w:r>
      <w:r>
        <w:rPr>
          <w:noProof/>
        </w:rPr>
        <w:fldChar w:fldCharType="separate"/>
      </w:r>
      <w:r w:rsidR="007478E3">
        <w:rPr>
          <w:noProof/>
        </w:rPr>
        <w:t>47</w:t>
      </w:r>
      <w:r>
        <w:rPr>
          <w:noProof/>
        </w:rPr>
        <w:fldChar w:fldCharType="end"/>
      </w:r>
    </w:p>
    <w:p w14:paraId="0144E7B8" w14:textId="072A7229"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28 -</w:t>
      </w:r>
      <w:r>
        <w:rPr>
          <w:rFonts w:asciiTheme="minorHAnsi" w:eastAsiaTheme="minorEastAsia" w:hAnsiTheme="minorHAnsi" w:cstheme="minorBidi"/>
          <w:noProof/>
          <w:sz w:val="22"/>
          <w:szCs w:val="22"/>
        </w:rPr>
        <w:tab/>
      </w:r>
      <w:r>
        <w:rPr>
          <w:noProof/>
        </w:rPr>
        <w:t>Código atualização página de alunos bloqueados</w:t>
      </w:r>
      <w:r>
        <w:rPr>
          <w:noProof/>
        </w:rPr>
        <w:tab/>
      </w:r>
      <w:r>
        <w:rPr>
          <w:noProof/>
        </w:rPr>
        <w:fldChar w:fldCharType="begin"/>
      </w:r>
      <w:r>
        <w:rPr>
          <w:noProof/>
        </w:rPr>
        <w:instrText xml:space="preserve"> PAGEREF _Toc531976691 \h </w:instrText>
      </w:r>
      <w:r>
        <w:rPr>
          <w:noProof/>
        </w:rPr>
      </w:r>
      <w:r>
        <w:rPr>
          <w:noProof/>
        </w:rPr>
        <w:fldChar w:fldCharType="separate"/>
      </w:r>
      <w:r w:rsidR="007478E3">
        <w:rPr>
          <w:noProof/>
        </w:rPr>
        <w:t>47</w:t>
      </w:r>
      <w:r>
        <w:rPr>
          <w:noProof/>
        </w:rPr>
        <w:fldChar w:fldCharType="end"/>
      </w:r>
    </w:p>
    <w:p w14:paraId="4B7A1BB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29 -</w:t>
      </w:r>
      <w:r>
        <w:rPr>
          <w:rFonts w:asciiTheme="minorHAnsi" w:eastAsiaTheme="minorEastAsia" w:hAnsiTheme="minorHAnsi" w:cstheme="minorBidi"/>
          <w:noProof/>
          <w:sz w:val="22"/>
          <w:szCs w:val="22"/>
        </w:rPr>
        <w:tab/>
      </w:r>
      <w:r>
        <w:rPr>
          <w:noProof/>
        </w:rPr>
        <w:t>Código verificação de alunos bloqueados</w:t>
      </w:r>
      <w:r>
        <w:rPr>
          <w:noProof/>
        </w:rPr>
        <w:tab/>
      </w:r>
      <w:r>
        <w:rPr>
          <w:noProof/>
        </w:rPr>
        <w:fldChar w:fldCharType="begin"/>
      </w:r>
      <w:r>
        <w:rPr>
          <w:noProof/>
        </w:rPr>
        <w:instrText xml:space="preserve"> PAGEREF _Toc531976692 \h </w:instrText>
      </w:r>
      <w:r>
        <w:rPr>
          <w:noProof/>
        </w:rPr>
      </w:r>
      <w:r>
        <w:rPr>
          <w:noProof/>
        </w:rPr>
        <w:fldChar w:fldCharType="separate"/>
      </w:r>
      <w:r w:rsidR="007478E3">
        <w:rPr>
          <w:noProof/>
        </w:rPr>
        <w:t>48</w:t>
      </w:r>
      <w:r>
        <w:rPr>
          <w:noProof/>
        </w:rPr>
        <w:fldChar w:fldCharType="end"/>
      </w:r>
    </w:p>
    <w:p w14:paraId="268655BE" w14:textId="026A4E5D"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30 -</w:t>
      </w:r>
      <w:r>
        <w:rPr>
          <w:rFonts w:asciiTheme="minorHAnsi" w:eastAsiaTheme="minorEastAsia" w:hAnsiTheme="minorHAnsi" w:cstheme="minorBidi"/>
          <w:noProof/>
          <w:sz w:val="22"/>
          <w:szCs w:val="22"/>
        </w:rPr>
        <w:tab/>
      </w:r>
      <w:r>
        <w:rPr>
          <w:noProof/>
        </w:rPr>
        <w:t>Cadastro de novos alunos</w:t>
      </w:r>
      <w:r>
        <w:rPr>
          <w:noProof/>
        </w:rPr>
        <w:tab/>
      </w:r>
      <w:r>
        <w:rPr>
          <w:noProof/>
        </w:rPr>
        <w:fldChar w:fldCharType="begin"/>
      </w:r>
      <w:r>
        <w:rPr>
          <w:noProof/>
        </w:rPr>
        <w:instrText xml:space="preserve"> PAGEREF _Toc531976693 \h </w:instrText>
      </w:r>
      <w:r>
        <w:rPr>
          <w:noProof/>
        </w:rPr>
      </w:r>
      <w:r>
        <w:rPr>
          <w:noProof/>
        </w:rPr>
        <w:fldChar w:fldCharType="separate"/>
      </w:r>
      <w:r w:rsidR="007478E3">
        <w:rPr>
          <w:noProof/>
        </w:rPr>
        <w:t>48</w:t>
      </w:r>
      <w:r>
        <w:rPr>
          <w:noProof/>
        </w:rPr>
        <w:fldChar w:fldCharType="end"/>
      </w:r>
    </w:p>
    <w:p w14:paraId="0A9420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31 -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_Toc531976694 \h </w:instrText>
      </w:r>
      <w:r>
        <w:rPr>
          <w:noProof/>
        </w:rPr>
      </w:r>
      <w:r>
        <w:rPr>
          <w:noProof/>
        </w:rPr>
        <w:fldChar w:fldCharType="separate"/>
      </w:r>
      <w:r w:rsidR="007478E3">
        <w:rPr>
          <w:noProof/>
        </w:rPr>
        <w:t>49</w:t>
      </w:r>
      <w:r>
        <w:rPr>
          <w:noProof/>
        </w:rPr>
        <w:fldChar w:fldCharType="end"/>
      </w:r>
    </w:p>
    <w:p w14:paraId="6FB977EF" w14:textId="434CF37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32 -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_Toc531976695 \h </w:instrText>
      </w:r>
      <w:r>
        <w:rPr>
          <w:noProof/>
        </w:rPr>
      </w:r>
      <w:r>
        <w:rPr>
          <w:noProof/>
        </w:rPr>
        <w:fldChar w:fldCharType="separate"/>
      </w:r>
      <w:r w:rsidR="007478E3">
        <w:rPr>
          <w:noProof/>
        </w:rPr>
        <w:t>49</w:t>
      </w:r>
      <w:r>
        <w:rPr>
          <w:noProof/>
        </w:rPr>
        <w:fldChar w:fldCharType="end"/>
      </w:r>
    </w:p>
    <w:p w14:paraId="393AF44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33 -</w:t>
      </w:r>
      <w:r>
        <w:rPr>
          <w:rFonts w:asciiTheme="minorHAnsi" w:eastAsiaTheme="minorEastAsia" w:hAnsiTheme="minorHAnsi" w:cstheme="minorBidi"/>
          <w:noProof/>
          <w:sz w:val="22"/>
          <w:szCs w:val="22"/>
        </w:rPr>
        <w:tab/>
      </w:r>
      <w:r>
        <w:rPr>
          <w:noProof/>
        </w:rPr>
        <w:t>Gerenciamento de avaliações</w:t>
      </w:r>
      <w:r>
        <w:rPr>
          <w:noProof/>
        </w:rPr>
        <w:tab/>
      </w:r>
      <w:r>
        <w:rPr>
          <w:noProof/>
        </w:rPr>
        <w:fldChar w:fldCharType="begin"/>
      </w:r>
      <w:r>
        <w:rPr>
          <w:noProof/>
        </w:rPr>
        <w:instrText xml:space="preserve"> PAGEREF _Toc531976696 \h </w:instrText>
      </w:r>
      <w:r>
        <w:rPr>
          <w:noProof/>
        </w:rPr>
      </w:r>
      <w:r>
        <w:rPr>
          <w:noProof/>
        </w:rPr>
        <w:fldChar w:fldCharType="separate"/>
      </w:r>
      <w:r w:rsidR="007478E3">
        <w:rPr>
          <w:noProof/>
        </w:rPr>
        <w:t>50</w:t>
      </w:r>
      <w:r>
        <w:rPr>
          <w:noProof/>
        </w:rPr>
        <w:fldChar w:fldCharType="end"/>
      </w:r>
    </w:p>
    <w:p w14:paraId="25BA035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34 -</w:t>
      </w:r>
      <w:r>
        <w:rPr>
          <w:rFonts w:asciiTheme="minorHAnsi" w:eastAsiaTheme="minorEastAsia" w:hAnsiTheme="minorHAnsi" w:cstheme="minorBidi"/>
          <w:noProof/>
          <w:sz w:val="22"/>
          <w:szCs w:val="22"/>
        </w:rPr>
        <w:tab/>
      </w:r>
      <w:r>
        <w:rPr>
          <w:noProof/>
        </w:rPr>
        <w:t>Gerenciamento de avaliações respondidas</w:t>
      </w:r>
      <w:r>
        <w:rPr>
          <w:noProof/>
        </w:rPr>
        <w:tab/>
      </w:r>
      <w:r>
        <w:rPr>
          <w:noProof/>
        </w:rPr>
        <w:fldChar w:fldCharType="begin"/>
      </w:r>
      <w:r>
        <w:rPr>
          <w:noProof/>
        </w:rPr>
        <w:instrText xml:space="preserve"> PAGEREF _Toc531976697 \h </w:instrText>
      </w:r>
      <w:r>
        <w:rPr>
          <w:noProof/>
        </w:rPr>
      </w:r>
      <w:r>
        <w:rPr>
          <w:noProof/>
        </w:rPr>
        <w:fldChar w:fldCharType="separate"/>
      </w:r>
      <w:r w:rsidR="007478E3">
        <w:rPr>
          <w:noProof/>
        </w:rPr>
        <w:t>50</w:t>
      </w:r>
      <w:r>
        <w:rPr>
          <w:noProof/>
        </w:rPr>
        <w:fldChar w:fldCharType="end"/>
      </w:r>
    </w:p>
    <w:p w14:paraId="6C1FC9C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lastRenderedPageBreak/>
        <w:t>FIGURA 35 -</w:t>
      </w:r>
      <w:r>
        <w:rPr>
          <w:rFonts w:asciiTheme="minorHAnsi" w:eastAsiaTheme="minorEastAsia" w:hAnsiTheme="minorHAnsi" w:cstheme="minorBidi"/>
          <w:noProof/>
          <w:sz w:val="22"/>
          <w:szCs w:val="22"/>
        </w:rPr>
        <w:tab/>
      </w:r>
      <w:r>
        <w:rPr>
          <w:noProof/>
        </w:rPr>
        <w:t>Acesso nível professor</w:t>
      </w:r>
      <w:r>
        <w:rPr>
          <w:noProof/>
        </w:rPr>
        <w:tab/>
      </w:r>
      <w:r>
        <w:rPr>
          <w:noProof/>
        </w:rPr>
        <w:fldChar w:fldCharType="begin"/>
      </w:r>
      <w:r>
        <w:rPr>
          <w:noProof/>
        </w:rPr>
        <w:instrText xml:space="preserve"> PAGEREF _Toc531976698 \h </w:instrText>
      </w:r>
      <w:r>
        <w:rPr>
          <w:noProof/>
        </w:rPr>
      </w:r>
      <w:r>
        <w:rPr>
          <w:noProof/>
        </w:rPr>
        <w:fldChar w:fldCharType="separate"/>
      </w:r>
      <w:r w:rsidR="007478E3">
        <w:rPr>
          <w:noProof/>
        </w:rPr>
        <w:t>51</w:t>
      </w:r>
      <w:r>
        <w:rPr>
          <w:noProof/>
        </w:rPr>
        <w:fldChar w:fldCharType="end"/>
      </w:r>
    </w:p>
    <w:p w14:paraId="1A8C733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36 -</w:t>
      </w:r>
      <w:r>
        <w:rPr>
          <w:rFonts w:asciiTheme="minorHAnsi" w:eastAsiaTheme="minorEastAsia" w:hAnsiTheme="minorHAnsi" w:cstheme="minorBidi"/>
          <w:noProof/>
          <w:sz w:val="22"/>
          <w:szCs w:val="22"/>
        </w:rPr>
        <w:tab/>
      </w:r>
      <w:r>
        <w:rPr>
          <w:noProof/>
        </w:rPr>
        <w:t>Avaliações disponíveis</w:t>
      </w:r>
      <w:r>
        <w:rPr>
          <w:noProof/>
        </w:rPr>
        <w:tab/>
      </w:r>
      <w:r>
        <w:rPr>
          <w:noProof/>
        </w:rPr>
        <w:fldChar w:fldCharType="begin"/>
      </w:r>
      <w:r>
        <w:rPr>
          <w:noProof/>
        </w:rPr>
        <w:instrText xml:space="preserve"> PAGEREF _Toc531976699 \h </w:instrText>
      </w:r>
      <w:r>
        <w:rPr>
          <w:noProof/>
        </w:rPr>
      </w:r>
      <w:r>
        <w:rPr>
          <w:noProof/>
        </w:rPr>
        <w:fldChar w:fldCharType="separate"/>
      </w:r>
      <w:r w:rsidR="007478E3">
        <w:rPr>
          <w:noProof/>
        </w:rPr>
        <w:t>51</w:t>
      </w:r>
      <w:r>
        <w:rPr>
          <w:noProof/>
        </w:rPr>
        <w:fldChar w:fldCharType="end"/>
      </w:r>
    </w:p>
    <w:p w14:paraId="192DE1E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37 -</w:t>
      </w:r>
      <w:r>
        <w:rPr>
          <w:rFonts w:asciiTheme="minorHAnsi" w:eastAsiaTheme="minorEastAsia" w:hAnsiTheme="minorHAnsi" w:cstheme="minorBidi"/>
          <w:noProof/>
          <w:sz w:val="22"/>
          <w:szCs w:val="22"/>
        </w:rPr>
        <w:tab/>
      </w:r>
      <w:r>
        <w:rPr>
          <w:noProof/>
        </w:rPr>
        <w:t>Nível aluno – avaliações disponíveis, seleção de avaliação</w:t>
      </w:r>
      <w:r>
        <w:rPr>
          <w:noProof/>
        </w:rPr>
        <w:tab/>
      </w:r>
      <w:r>
        <w:rPr>
          <w:noProof/>
        </w:rPr>
        <w:fldChar w:fldCharType="begin"/>
      </w:r>
      <w:r>
        <w:rPr>
          <w:noProof/>
        </w:rPr>
        <w:instrText xml:space="preserve"> PAGEREF _Toc531976700 \h </w:instrText>
      </w:r>
      <w:r>
        <w:rPr>
          <w:noProof/>
        </w:rPr>
      </w:r>
      <w:r>
        <w:rPr>
          <w:noProof/>
        </w:rPr>
        <w:fldChar w:fldCharType="separate"/>
      </w:r>
      <w:r w:rsidR="007478E3">
        <w:rPr>
          <w:noProof/>
        </w:rPr>
        <w:t>52</w:t>
      </w:r>
      <w:r>
        <w:rPr>
          <w:noProof/>
        </w:rPr>
        <w:fldChar w:fldCharType="end"/>
      </w:r>
    </w:p>
    <w:p w14:paraId="1040F0C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38 -</w:t>
      </w:r>
      <w:r>
        <w:rPr>
          <w:rFonts w:asciiTheme="minorHAnsi" w:eastAsiaTheme="minorEastAsia" w:hAnsiTheme="minorHAnsi" w:cstheme="minorBidi"/>
          <w:noProof/>
          <w:sz w:val="22"/>
          <w:szCs w:val="22"/>
        </w:rPr>
        <w:tab/>
      </w:r>
      <w:r>
        <w:rPr>
          <w:noProof/>
        </w:rPr>
        <w:t>Confirmação início de avaliação</w:t>
      </w:r>
      <w:r>
        <w:rPr>
          <w:noProof/>
        </w:rPr>
        <w:tab/>
      </w:r>
      <w:r>
        <w:rPr>
          <w:noProof/>
        </w:rPr>
        <w:fldChar w:fldCharType="begin"/>
      </w:r>
      <w:r>
        <w:rPr>
          <w:noProof/>
        </w:rPr>
        <w:instrText xml:space="preserve"> PAGEREF _Toc531976701 \h </w:instrText>
      </w:r>
      <w:r>
        <w:rPr>
          <w:noProof/>
        </w:rPr>
      </w:r>
      <w:r>
        <w:rPr>
          <w:noProof/>
        </w:rPr>
        <w:fldChar w:fldCharType="separate"/>
      </w:r>
      <w:r w:rsidR="007478E3">
        <w:rPr>
          <w:noProof/>
        </w:rPr>
        <w:t>52</w:t>
      </w:r>
      <w:r>
        <w:rPr>
          <w:noProof/>
        </w:rPr>
        <w:fldChar w:fldCharType="end"/>
      </w:r>
    </w:p>
    <w:p w14:paraId="2660E3AC" w14:textId="7A25FAF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39 -</w:t>
      </w:r>
      <w:r>
        <w:rPr>
          <w:rFonts w:asciiTheme="minorHAnsi" w:eastAsiaTheme="minorEastAsia" w:hAnsiTheme="minorHAnsi" w:cstheme="minorBidi"/>
          <w:noProof/>
          <w:sz w:val="22"/>
          <w:szCs w:val="22"/>
        </w:rPr>
        <w:tab/>
      </w:r>
      <w:r>
        <w:rPr>
          <w:noProof/>
        </w:rPr>
        <w:t>Código fonte verificação de tecla pressionada</w:t>
      </w:r>
      <w:r>
        <w:rPr>
          <w:noProof/>
        </w:rPr>
        <w:tab/>
      </w:r>
      <w:r>
        <w:rPr>
          <w:noProof/>
        </w:rPr>
        <w:fldChar w:fldCharType="begin"/>
      </w:r>
      <w:r>
        <w:rPr>
          <w:noProof/>
        </w:rPr>
        <w:instrText xml:space="preserve"> PAGEREF _Toc531976702 \h </w:instrText>
      </w:r>
      <w:r>
        <w:rPr>
          <w:noProof/>
        </w:rPr>
      </w:r>
      <w:r>
        <w:rPr>
          <w:noProof/>
        </w:rPr>
        <w:fldChar w:fldCharType="separate"/>
      </w:r>
      <w:r w:rsidR="007478E3">
        <w:rPr>
          <w:noProof/>
        </w:rPr>
        <w:t>52</w:t>
      </w:r>
      <w:r>
        <w:rPr>
          <w:noProof/>
        </w:rPr>
        <w:fldChar w:fldCharType="end"/>
      </w:r>
    </w:p>
    <w:p w14:paraId="6E0B02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40 -</w:t>
      </w:r>
      <w:r>
        <w:rPr>
          <w:rFonts w:asciiTheme="minorHAnsi" w:eastAsiaTheme="minorEastAsia" w:hAnsiTheme="minorHAnsi" w:cstheme="minorBidi"/>
          <w:noProof/>
          <w:sz w:val="22"/>
          <w:szCs w:val="22"/>
        </w:rPr>
        <w:tab/>
      </w:r>
      <w:r>
        <w:rPr>
          <w:noProof/>
        </w:rPr>
        <w:t>Tela com avaliação já iniciada</w:t>
      </w:r>
      <w:r>
        <w:rPr>
          <w:noProof/>
        </w:rPr>
        <w:tab/>
      </w:r>
      <w:r>
        <w:rPr>
          <w:noProof/>
        </w:rPr>
        <w:fldChar w:fldCharType="begin"/>
      </w:r>
      <w:r>
        <w:rPr>
          <w:noProof/>
        </w:rPr>
        <w:instrText xml:space="preserve"> PAGEREF _Toc531976703 \h </w:instrText>
      </w:r>
      <w:r>
        <w:rPr>
          <w:noProof/>
        </w:rPr>
      </w:r>
      <w:r>
        <w:rPr>
          <w:noProof/>
        </w:rPr>
        <w:fldChar w:fldCharType="separate"/>
      </w:r>
      <w:r w:rsidR="007478E3">
        <w:rPr>
          <w:noProof/>
        </w:rPr>
        <w:t>53</w:t>
      </w:r>
      <w:r>
        <w:rPr>
          <w:noProof/>
        </w:rPr>
        <w:fldChar w:fldCharType="end"/>
      </w:r>
    </w:p>
    <w:p w14:paraId="3779E022" w14:textId="1E19F6E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41 -</w:t>
      </w:r>
      <w:r>
        <w:rPr>
          <w:rFonts w:asciiTheme="minorHAnsi" w:eastAsiaTheme="minorEastAsia" w:hAnsiTheme="minorHAnsi" w:cstheme="minorBidi"/>
          <w:noProof/>
          <w:sz w:val="22"/>
          <w:szCs w:val="22"/>
        </w:rPr>
        <w:tab/>
      </w:r>
      <w:r>
        <w:rPr>
          <w:noProof/>
        </w:rPr>
        <w:t>Alerta de tecla indevida pressionada</w:t>
      </w:r>
      <w:r>
        <w:rPr>
          <w:noProof/>
        </w:rPr>
        <w:tab/>
      </w:r>
      <w:r>
        <w:rPr>
          <w:noProof/>
        </w:rPr>
        <w:fldChar w:fldCharType="begin"/>
      </w:r>
      <w:r>
        <w:rPr>
          <w:noProof/>
        </w:rPr>
        <w:instrText xml:space="preserve"> PAGEREF _Toc531976704 \h </w:instrText>
      </w:r>
      <w:r>
        <w:rPr>
          <w:noProof/>
        </w:rPr>
      </w:r>
      <w:r>
        <w:rPr>
          <w:noProof/>
        </w:rPr>
        <w:fldChar w:fldCharType="separate"/>
      </w:r>
      <w:r w:rsidR="007478E3">
        <w:rPr>
          <w:noProof/>
        </w:rPr>
        <w:t>53</w:t>
      </w:r>
      <w:r>
        <w:rPr>
          <w:noProof/>
        </w:rPr>
        <w:fldChar w:fldCharType="end"/>
      </w:r>
    </w:p>
    <w:p w14:paraId="599837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42 -</w:t>
      </w:r>
      <w:r>
        <w:rPr>
          <w:rFonts w:asciiTheme="minorHAnsi" w:eastAsiaTheme="minorEastAsia" w:hAnsiTheme="minorHAnsi" w:cstheme="minorBidi"/>
          <w:noProof/>
          <w:sz w:val="22"/>
          <w:szCs w:val="22"/>
        </w:rPr>
        <w:tab/>
      </w:r>
      <w:r>
        <w:rPr>
          <w:noProof/>
        </w:rPr>
        <w:t>Código fonte alteração na resolução da tela</w:t>
      </w:r>
      <w:r>
        <w:rPr>
          <w:noProof/>
        </w:rPr>
        <w:tab/>
      </w:r>
      <w:r>
        <w:rPr>
          <w:noProof/>
        </w:rPr>
        <w:fldChar w:fldCharType="begin"/>
      </w:r>
      <w:r>
        <w:rPr>
          <w:noProof/>
        </w:rPr>
        <w:instrText xml:space="preserve"> PAGEREF _Toc531976705 \h </w:instrText>
      </w:r>
      <w:r>
        <w:rPr>
          <w:noProof/>
        </w:rPr>
      </w:r>
      <w:r>
        <w:rPr>
          <w:noProof/>
        </w:rPr>
        <w:fldChar w:fldCharType="separate"/>
      </w:r>
      <w:r w:rsidR="007478E3">
        <w:rPr>
          <w:noProof/>
        </w:rPr>
        <w:t>54</w:t>
      </w:r>
      <w:r>
        <w:rPr>
          <w:noProof/>
        </w:rPr>
        <w:fldChar w:fldCharType="end"/>
      </w:r>
    </w:p>
    <w:p w14:paraId="3FA7E0BD" w14:textId="6521CAA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43 -</w:t>
      </w:r>
      <w:r>
        <w:rPr>
          <w:rFonts w:asciiTheme="minorHAnsi" w:eastAsiaTheme="minorEastAsia" w:hAnsiTheme="minorHAnsi" w:cstheme="minorBidi"/>
          <w:noProof/>
          <w:sz w:val="22"/>
          <w:szCs w:val="22"/>
        </w:rPr>
        <w:tab/>
      </w:r>
      <w:r>
        <w:rPr>
          <w:noProof/>
        </w:rPr>
        <w:t>Aviso de usuário bloqueado</w:t>
      </w:r>
      <w:r>
        <w:rPr>
          <w:noProof/>
        </w:rPr>
        <w:tab/>
      </w:r>
      <w:r>
        <w:rPr>
          <w:noProof/>
        </w:rPr>
        <w:fldChar w:fldCharType="begin"/>
      </w:r>
      <w:r>
        <w:rPr>
          <w:noProof/>
        </w:rPr>
        <w:instrText xml:space="preserve"> PAGEREF _Toc531976706 \h </w:instrText>
      </w:r>
      <w:r>
        <w:rPr>
          <w:noProof/>
        </w:rPr>
      </w:r>
      <w:r>
        <w:rPr>
          <w:noProof/>
        </w:rPr>
        <w:fldChar w:fldCharType="separate"/>
      </w:r>
      <w:r w:rsidR="007478E3">
        <w:rPr>
          <w:noProof/>
        </w:rPr>
        <w:t>54</w:t>
      </w:r>
      <w:r>
        <w:rPr>
          <w:noProof/>
        </w:rPr>
        <w:fldChar w:fldCharType="end"/>
      </w:r>
    </w:p>
    <w:p w14:paraId="26657C9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44 -</w:t>
      </w:r>
      <w:r>
        <w:rPr>
          <w:rFonts w:asciiTheme="minorHAnsi" w:eastAsiaTheme="minorEastAsia" w:hAnsiTheme="minorHAnsi" w:cstheme="minorBidi"/>
          <w:noProof/>
          <w:sz w:val="22"/>
          <w:szCs w:val="22"/>
        </w:rPr>
        <w:tab/>
      </w:r>
      <w:r>
        <w:rPr>
          <w:noProof/>
        </w:rPr>
        <w:t>Código fonte SQL UPDATE tabela alunos</w:t>
      </w:r>
      <w:r>
        <w:rPr>
          <w:noProof/>
        </w:rPr>
        <w:tab/>
      </w:r>
      <w:r>
        <w:rPr>
          <w:noProof/>
        </w:rPr>
        <w:fldChar w:fldCharType="begin"/>
      </w:r>
      <w:r>
        <w:rPr>
          <w:noProof/>
        </w:rPr>
        <w:instrText xml:space="preserve"> PAGEREF _Toc531976707 \h </w:instrText>
      </w:r>
      <w:r>
        <w:rPr>
          <w:noProof/>
        </w:rPr>
      </w:r>
      <w:r>
        <w:rPr>
          <w:noProof/>
        </w:rPr>
        <w:fldChar w:fldCharType="separate"/>
      </w:r>
      <w:r w:rsidR="007478E3">
        <w:rPr>
          <w:noProof/>
        </w:rPr>
        <w:t>55</w:t>
      </w:r>
      <w:r>
        <w:rPr>
          <w:noProof/>
        </w:rPr>
        <w:fldChar w:fldCharType="end"/>
      </w:r>
    </w:p>
    <w:p w14:paraId="1E6A7797" w14:textId="5C68D84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45 -</w:t>
      </w:r>
      <w:r>
        <w:rPr>
          <w:rFonts w:asciiTheme="minorHAnsi" w:eastAsiaTheme="minorEastAsia" w:hAnsiTheme="minorHAnsi" w:cstheme="minorBidi"/>
          <w:noProof/>
          <w:sz w:val="22"/>
          <w:szCs w:val="22"/>
        </w:rPr>
        <w:tab/>
      </w:r>
      <w:r>
        <w:rPr>
          <w:noProof/>
        </w:rPr>
        <w:t>Dados da tabela alunos</w:t>
      </w:r>
      <w:r>
        <w:rPr>
          <w:noProof/>
        </w:rPr>
        <w:tab/>
      </w:r>
      <w:r>
        <w:rPr>
          <w:noProof/>
        </w:rPr>
        <w:fldChar w:fldCharType="begin"/>
      </w:r>
      <w:r>
        <w:rPr>
          <w:noProof/>
        </w:rPr>
        <w:instrText xml:space="preserve"> PAGEREF _Toc531976708 \h </w:instrText>
      </w:r>
      <w:r>
        <w:rPr>
          <w:noProof/>
        </w:rPr>
      </w:r>
      <w:r>
        <w:rPr>
          <w:noProof/>
        </w:rPr>
        <w:fldChar w:fldCharType="separate"/>
      </w:r>
      <w:r w:rsidR="007478E3">
        <w:rPr>
          <w:noProof/>
        </w:rPr>
        <w:t>55</w:t>
      </w:r>
      <w:r>
        <w:rPr>
          <w:noProof/>
        </w:rPr>
        <w:fldChar w:fldCharType="end"/>
      </w:r>
    </w:p>
    <w:p w14:paraId="757AAC8D" w14:textId="3D3E6460"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46 -</w:t>
      </w:r>
      <w:r>
        <w:rPr>
          <w:rFonts w:asciiTheme="minorHAnsi" w:eastAsiaTheme="minorEastAsia" w:hAnsiTheme="minorHAnsi" w:cstheme="minorBidi"/>
          <w:noProof/>
          <w:sz w:val="22"/>
          <w:szCs w:val="22"/>
        </w:rPr>
        <w:tab/>
      </w:r>
      <w:r>
        <w:rPr>
          <w:noProof/>
        </w:rPr>
        <w:t>Tentativa de acesso usuário bloqueado</w:t>
      </w:r>
      <w:r>
        <w:rPr>
          <w:noProof/>
        </w:rPr>
        <w:tab/>
      </w:r>
      <w:r>
        <w:rPr>
          <w:noProof/>
        </w:rPr>
        <w:fldChar w:fldCharType="begin"/>
      </w:r>
      <w:r>
        <w:rPr>
          <w:noProof/>
        </w:rPr>
        <w:instrText xml:space="preserve"> PAGEREF _Toc531976709 \h </w:instrText>
      </w:r>
      <w:r>
        <w:rPr>
          <w:noProof/>
        </w:rPr>
      </w:r>
      <w:r>
        <w:rPr>
          <w:noProof/>
        </w:rPr>
        <w:fldChar w:fldCharType="separate"/>
      </w:r>
      <w:r w:rsidR="007478E3">
        <w:rPr>
          <w:noProof/>
        </w:rPr>
        <w:t>55</w:t>
      </w:r>
      <w:r>
        <w:rPr>
          <w:noProof/>
        </w:rPr>
        <w:fldChar w:fldCharType="end"/>
      </w:r>
    </w:p>
    <w:p w14:paraId="7E3A8F1C" w14:textId="1D9D9A6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47 -</w:t>
      </w:r>
      <w:r>
        <w:rPr>
          <w:rFonts w:asciiTheme="minorHAnsi" w:eastAsiaTheme="minorEastAsia" w:hAnsiTheme="minorHAnsi" w:cstheme="minorBidi"/>
          <w:noProof/>
          <w:sz w:val="22"/>
          <w:szCs w:val="22"/>
        </w:rPr>
        <w:tab/>
      </w:r>
      <w:r>
        <w:rPr>
          <w:noProof/>
        </w:rPr>
        <w:t>Código fonte SQL SELECT tabela alunos</w:t>
      </w:r>
      <w:r>
        <w:rPr>
          <w:noProof/>
        </w:rPr>
        <w:tab/>
      </w:r>
      <w:r>
        <w:rPr>
          <w:noProof/>
        </w:rPr>
        <w:fldChar w:fldCharType="begin"/>
      </w:r>
      <w:r>
        <w:rPr>
          <w:noProof/>
        </w:rPr>
        <w:instrText xml:space="preserve"> PAGEREF _Toc531976710 \h </w:instrText>
      </w:r>
      <w:r>
        <w:rPr>
          <w:noProof/>
        </w:rPr>
      </w:r>
      <w:r>
        <w:rPr>
          <w:noProof/>
        </w:rPr>
        <w:fldChar w:fldCharType="separate"/>
      </w:r>
      <w:r w:rsidR="007478E3">
        <w:rPr>
          <w:noProof/>
        </w:rPr>
        <w:t>56</w:t>
      </w:r>
      <w:r>
        <w:rPr>
          <w:noProof/>
        </w:rPr>
        <w:fldChar w:fldCharType="end"/>
      </w:r>
    </w:p>
    <w:p w14:paraId="279128F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48 -</w:t>
      </w:r>
      <w:r>
        <w:rPr>
          <w:rFonts w:asciiTheme="minorHAnsi" w:eastAsiaTheme="minorEastAsia" w:hAnsiTheme="minorHAnsi" w:cstheme="minorBidi"/>
          <w:noProof/>
          <w:sz w:val="22"/>
          <w:szCs w:val="22"/>
        </w:rPr>
        <w:tab/>
      </w:r>
      <w:r>
        <w:rPr>
          <w:noProof/>
        </w:rPr>
        <w:t>Alerta de confirmação de entrega avaliação</w:t>
      </w:r>
      <w:r>
        <w:rPr>
          <w:noProof/>
        </w:rPr>
        <w:tab/>
      </w:r>
      <w:r>
        <w:rPr>
          <w:noProof/>
        </w:rPr>
        <w:fldChar w:fldCharType="begin"/>
      </w:r>
      <w:r>
        <w:rPr>
          <w:noProof/>
        </w:rPr>
        <w:instrText xml:space="preserve"> PAGEREF _Toc531976711 \h </w:instrText>
      </w:r>
      <w:r>
        <w:rPr>
          <w:noProof/>
        </w:rPr>
      </w:r>
      <w:r>
        <w:rPr>
          <w:noProof/>
        </w:rPr>
        <w:fldChar w:fldCharType="separate"/>
      </w:r>
      <w:r w:rsidR="007478E3">
        <w:rPr>
          <w:noProof/>
        </w:rPr>
        <w:t>57</w:t>
      </w:r>
      <w:r>
        <w:rPr>
          <w:noProof/>
        </w:rPr>
        <w:fldChar w:fldCharType="end"/>
      </w:r>
    </w:p>
    <w:p w14:paraId="06DD9F6B" w14:textId="42385D7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49 -</w:t>
      </w:r>
      <w:r>
        <w:rPr>
          <w:rFonts w:asciiTheme="minorHAnsi" w:eastAsiaTheme="minorEastAsia" w:hAnsiTheme="minorHAnsi" w:cstheme="minorBidi"/>
          <w:noProof/>
          <w:sz w:val="22"/>
          <w:szCs w:val="22"/>
        </w:rPr>
        <w:tab/>
      </w:r>
      <w:r>
        <w:rPr>
          <w:noProof/>
        </w:rPr>
        <w:t>Aviso de avaliação enviada com sucesso</w:t>
      </w:r>
      <w:r>
        <w:rPr>
          <w:noProof/>
        </w:rPr>
        <w:tab/>
      </w:r>
      <w:r>
        <w:rPr>
          <w:noProof/>
        </w:rPr>
        <w:fldChar w:fldCharType="begin"/>
      </w:r>
      <w:r>
        <w:rPr>
          <w:noProof/>
        </w:rPr>
        <w:instrText xml:space="preserve"> PAGEREF _Toc531976712 \h </w:instrText>
      </w:r>
      <w:r>
        <w:rPr>
          <w:noProof/>
        </w:rPr>
      </w:r>
      <w:r>
        <w:rPr>
          <w:noProof/>
        </w:rPr>
        <w:fldChar w:fldCharType="separate"/>
      </w:r>
      <w:r w:rsidR="007478E3">
        <w:rPr>
          <w:noProof/>
        </w:rPr>
        <w:t>57</w:t>
      </w:r>
      <w:r>
        <w:rPr>
          <w:noProof/>
        </w:rPr>
        <w:fldChar w:fldCharType="end"/>
      </w:r>
    </w:p>
    <w:p w14:paraId="7F397F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50 -</w:t>
      </w:r>
      <w:r>
        <w:rPr>
          <w:rFonts w:asciiTheme="minorHAnsi" w:eastAsiaTheme="minorEastAsia" w:hAnsiTheme="minorHAnsi" w:cstheme="minorBidi"/>
          <w:noProof/>
          <w:sz w:val="22"/>
          <w:szCs w:val="22"/>
        </w:rPr>
        <w:tab/>
      </w:r>
      <w:r>
        <w:rPr>
          <w:noProof/>
        </w:rPr>
        <w:t>Tela de avaliações corrigidas - disciplinas</w:t>
      </w:r>
      <w:r>
        <w:rPr>
          <w:noProof/>
        </w:rPr>
        <w:tab/>
      </w:r>
      <w:r>
        <w:rPr>
          <w:noProof/>
        </w:rPr>
        <w:fldChar w:fldCharType="begin"/>
      </w:r>
      <w:r>
        <w:rPr>
          <w:noProof/>
        </w:rPr>
        <w:instrText xml:space="preserve"> PAGEREF _Toc531976713 \h </w:instrText>
      </w:r>
      <w:r>
        <w:rPr>
          <w:noProof/>
        </w:rPr>
      </w:r>
      <w:r>
        <w:rPr>
          <w:noProof/>
        </w:rPr>
        <w:fldChar w:fldCharType="separate"/>
      </w:r>
      <w:r w:rsidR="007478E3">
        <w:rPr>
          <w:noProof/>
        </w:rPr>
        <w:t>58</w:t>
      </w:r>
      <w:r>
        <w:rPr>
          <w:noProof/>
        </w:rPr>
        <w:fldChar w:fldCharType="end"/>
      </w:r>
    </w:p>
    <w:p w14:paraId="5BEB6A1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51 -</w:t>
      </w:r>
      <w:r>
        <w:rPr>
          <w:rFonts w:asciiTheme="minorHAnsi" w:eastAsiaTheme="minorEastAsia" w:hAnsiTheme="minorHAnsi" w:cstheme="minorBidi"/>
          <w:noProof/>
          <w:sz w:val="22"/>
          <w:szCs w:val="22"/>
        </w:rPr>
        <w:tab/>
      </w:r>
      <w:r>
        <w:rPr>
          <w:noProof/>
        </w:rPr>
        <w:t>Tela de avaliações corrigidas</w:t>
      </w:r>
      <w:r>
        <w:rPr>
          <w:noProof/>
        </w:rPr>
        <w:tab/>
      </w:r>
      <w:r>
        <w:rPr>
          <w:noProof/>
        </w:rPr>
        <w:fldChar w:fldCharType="begin"/>
      </w:r>
      <w:r>
        <w:rPr>
          <w:noProof/>
        </w:rPr>
        <w:instrText xml:space="preserve"> PAGEREF _Toc531976714 \h </w:instrText>
      </w:r>
      <w:r>
        <w:rPr>
          <w:noProof/>
        </w:rPr>
      </w:r>
      <w:r>
        <w:rPr>
          <w:noProof/>
        </w:rPr>
        <w:fldChar w:fldCharType="separate"/>
      </w:r>
      <w:r w:rsidR="007478E3">
        <w:rPr>
          <w:noProof/>
        </w:rPr>
        <w:t>58</w:t>
      </w:r>
      <w:r>
        <w:rPr>
          <w:noProof/>
        </w:rPr>
        <w:fldChar w:fldCharType="end"/>
      </w:r>
    </w:p>
    <w:p w14:paraId="7152240F" w14:textId="0766A375"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52 -</w:t>
      </w:r>
      <w:r>
        <w:rPr>
          <w:rFonts w:asciiTheme="minorHAnsi" w:eastAsiaTheme="minorEastAsia" w:hAnsiTheme="minorHAnsi" w:cstheme="minorBidi"/>
          <w:noProof/>
          <w:sz w:val="22"/>
          <w:szCs w:val="22"/>
        </w:rPr>
        <w:tab/>
      </w:r>
      <w:r>
        <w:rPr>
          <w:noProof/>
        </w:rPr>
        <w:t>Aviso de avaliação sem resposta</w:t>
      </w:r>
      <w:r>
        <w:rPr>
          <w:noProof/>
        </w:rPr>
        <w:tab/>
      </w:r>
      <w:r>
        <w:rPr>
          <w:noProof/>
        </w:rPr>
        <w:fldChar w:fldCharType="begin"/>
      </w:r>
      <w:r>
        <w:rPr>
          <w:noProof/>
        </w:rPr>
        <w:instrText xml:space="preserve"> PAGEREF _Toc531976715 \h </w:instrText>
      </w:r>
      <w:r>
        <w:rPr>
          <w:noProof/>
        </w:rPr>
      </w:r>
      <w:r>
        <w:rPr>
          <w:noProof/>
        </w:rPr>
        <w:fldChar w:fldCharType="separate"/>
      </w:r>
      <w:r w:rsidR="007478E3">
        <w:rPr>
          <w:noProof/>
        </w:rPr>
        <w:t>58</w:t>
      </w:r>
      <w:r>
        <w:rPr>
          <w:noProof/>
        </w:rPr>
        <w:fldChar w:fldCharType="end"/>
      </w:r>
    </w:p>
    <w:p w14:paraId="773E51A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53 -</w:t>
      </w:r>
      <w:r>
        <w:rPr>
          <w:rFonts w:asciiTheme="minorHAnsi" w:eastAsiaTheme="minorEastAsia" w:hAnsiTheme="minorHAnsi" w:cstheme="minorBidi"/>
          <w:noProof/>
          <w:sz w:val="22"/>
          <w:szCs w:val="22"/>
        </w:rPr>
        <w:tab/>
      </w:r>
      <w:r>
        <w:rPr>
          <w:noProof/>
        </w:rPr>
        <w:t>Aviso de avaliação sem correção</w:t>
      </w:r>
      <w:r>
        <w:rPr>
          <w:noProof/>
        </w:rPr>
        <w:tab/>
      </w:r>
      <w:r>
        <w:rPr>
          <w:noProof/>
        </w:rPr>
        <w:fldChar w:fldCharType="begin"/>
      </w:r>
      <w:r>
        <w:rPr>
          <w:noProof/>
        </w:rPr>
        <w:instrText xml:space="preserve"> PAGEREF _Toc531976716 \h </w:instrText>
      </w:r>
      <w:r>
        <w:rPr>
          <w:noProof/>
        </w:rPr>
      </w:r>
      <w:r>
        <w:rPr>
          <w:noProof/>
        </w:rPr>
        <w:fldChar w:fldCharType="separate"/>
      </w:r>
      <w:r w:rsidR="007478E3">
        <w:rPr>
          <w:noProof/>
        </w:rPr>
        <w:t>59</w:t>
      </w:r>
      <w:r>
        <w:rPr>
          <w:noProof/>
        </w:rPr>
        <w:fldChar w:fldCharType="end"/>
      </w:r>
    </w:p>
    <w:p w14:paraId="2CCE62D5" w14:textId="07997156"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54 -</w:t>
      </w:r>
      <w:r>
        <w:rPr>
          <w:rFonts w:asciiTheme="minorHAnsi" w:eastAsiaTheme="minorEastAsia" w:hAnsiTheme="minorHAnsi" w:cstheme="minorBidi"/>
          <w:noProof/>
          <w:sz w:val="22"/>
          <w:szCs w:val="22"/>
        </w:rPr>
        <w:tab/>
      </w:r>
      <w:r>
        <w:rPr>
          <w:noProof/>
        </w:rPr>
        <w:t>Avaliação corrigida</w:t>
      </w:r>
      <w:r>
        <w:rPr>
          <w:noProof/>
        </w:rPr>
        <w:tab/>
      </w:r>
      <w:r>
        <w:rPr>
          <w:noProof/>
        </w:rPr>
        <w:fldChar w:fldCharType="begin"/>
      </w:r>
      <w:r>
        <w:rPr>
          <w:noProof/>
        </w:rPr>
        <w:instrText xml:space="preserve"> PAGEREF _Toc531976717 \h </w:instrText>
      </w:r>
      <w:r>
        <w:rPr>
          <w:noProof/>
        </w:rPr>
      </w:r>
      <w:r>
        <w:rPr>
          <w:noProof/>
        </w:rPr>
        <w:fldChar w:fldCharType="separate"/>
      </w:r>
      <w:r w:rsidR="007478E3">
        <w:rPr>
          <w:noProof/>
        </w:rPr>
        <w:t>59</w:t>
      </w:r>
      <w:r>
        <w:rPr>
          <w:noProof/>
        </w:rPr>
        <w:fldChar w:fldCharType="end"/>
      </w:r>
    </w:p>
    <w:p w14:paraId="04B25B0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55 -</w:t>
      </w:r>
      <w:r>
        <w:rPr>
          <w:rFonts w:asciiTheme="minorHAnsi" w:eastAsiaTheme="minorEastAsia" w:hAnsiTheme="minorHAnsi" w:cstheme="minorBidi"/>
          <w:noProof/>
          <w:sz w:val="22"/>
          <w:szCs w:val="22"/>
        </w:rPr>
        <w:tab/>
      </w:r>
      <w:r>
        <w:rPr>
          <w:noProof/>
        </w:rPr>
        <w:t>Primeira pergunta – Avaliação discente</w:t>
      </w:r>
      <w:r>
        <w:rPr>
          <w:noProof/>
        </w:rPr>
        <w:tab/>
      </w:r>
      <w:r>
        <w:rPr>
          <w:noProof/>
        </w:rPr>
        <w:fldChar w:fldCharType="begin"/>
      </w:r>
      <w:r>
        <w:rPr>
          <w:noProof/>
        </w:rPr>
        <w:instrText xml:space="preserve"> PAGEREF _Toc531976718 \h </w:instrText>
      </w:r>
      <w:r>
        <w:rPr>
          <w:noProof/>
        </w:rPr>
      </w:r>
      <w:r>
        <w:rPr>
          <w:noProof/>
        </w:rPr>
        <w:fldChar w:fldCharType="separate"/>
      </w:r>
      <w:r w:rsidR="007478E3">
        <w:rPr>
          <w:noProof/>
        </w:rPr>
        <w:t>65</w:t>
      </w:r>
      <w:r>
        <w:rPr>
          <w:noProof/>
        </w:rPr>
        <w:fldChar w:fldCharType="end"/>
      </w:r>
    </w:p>
    <w:p w14:paraId="495AC04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56 -</w:t>
      </w:r>
      <w:r>
        <w:rPr>
          <w:rFonts w:asciiTheme="minorHAnsi" w:eastAsiaTheme="minorEastAsia" w:hAnsiTheme="minorHAnsi" w:cstheme="minorBidi"/>
          <w:noProof/>
          <w:sz w:val="22"/>
          <w:szCs w:val="22"/>
        </w:rPr>
        <w:tab/>
      </w:r>
      <w:r>
        <w:rPr>
          <w:noProof/>
        </w:rPr>
        <w:t>Segunda pergunta – Avaliação discente</w:t>
      </w:r>
      <w:r>
        <w:rPr>
          <w:noProof/>
        </w:rPr>
        <w:tab/>
      </w:r>
      <w:r>
        <w:rPr>
          <w:noProof/>
        </w:rPr>
        <w:fldChar w:fldCharType="begin"/>
      </w:r>
      <w:r>
        <w:rPr>
          <w:noProof/>
        </w:rPr>
        <w:instrText xml:space="preserve"> PAGEREF _Toc531976719 \h </w:instrText>
      </w:r>
      <w:r>
        <w:rPr>
          <w:noProof/>
        </w:rPr>
      </w:r>
      <w:r>
        <w:rPr>
          <w:noProof/>
        </w:rPr>
        <w:fldChar w:fldCharType="separate"/>
      </w:r>
      <w:r w:rsidR="007478E3">
        <w:rPr>
          <w:noProof/>
        </w:rPr>
        <w:t>66</w:t>
      </w:r>
      <w:r>
        <w:rPr>
          <w:noProof/>
        </w:rPr>
        <w:fldChar w:fldCharType="end"/>
      </w:r>
    </w:p>
    <w:p w14:paraId="398E7D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57 -</w:t>
      </w:r>
      <w:r>
        <w:rPr>
          <w:rFonts w:asciiTheme="minorHAnsi" w:eastAsiaTheme="minorEastAsia" w:hAnsiTheme="minorHAnsi" w:cstheme="minorBidi"/>
          <w:noProof/>
          <w:sz w:val="22"/>
          <w:szCs w:val="22"/>
        </w:rPr>
        <w:tab/>
      </w:r>
      <w:r>
        <w:rPr>
          <w:noProof/>
        </w:rPr>
        <w:t>Terceira pergunta – Avaliação discente</w:t>
      </w:r>
      <w:r>
        <w:rPr>
          <w:noProof/>
        </w:rPr>
        <w:tab/>
      </w:r>
      <w:r>
        <w:rPr>
          <w:noProof/>
        </w:rPr>
        <w:fldChar w:fldCharType="begin"/>
      </w:r>
      <w:r>
        <w:rPr>
          <w:noProof/>
        </w:rPr>
        <w:instrText xml:space="preserve"> PAGEREF _Toc531976720 \h </w:instrText>
      </w:r>
      <w:r>
        <w:rPr>
          <w:noProof/>
        </w:rPr>
      </w:r>
      <w:r>
        <w:rPr>
          <w:noProof/>
        </w:rPr>
        <w:fldChar w:fldCharType="separate"/>
      </w:r>
      <w:r w:rsidR="007478E3">
        <w:rPr>
          <w:noProof/>
        </w:rPr>
        <w:t>66</w:t>
      </w:r>
      <w:r>
        <w:rPr>
          <w:noProof/>
        </w:rPr>
        <w:fldChar w:fldCharType="end"/>
      </w:r>
    </w:p>
    <w:p w14:paraId="2A834C5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58 -</w:t>
      </w:r>
      <w:r>
        <w:rPr>
          <w:rFonts w:asciiTheme="minorHAnsi" w:eastAsiaTheme="minorEastAsia" w:hAnsiTheme="minorHAnsi" w:cstheme="minorBidi"/>
          <w:noProof/>
          <w:sz w:val="22"/>
          <w:szCs w:val="22"/>
        </w:rPr>
        <w:tab/>
      </w:r>
      <w:r>
        <w:rPr>
          <w:noProof/>
        </w:rPr>
        <w:t>Quarta pergunta – Avaliação discente</w:t>
      </w:r>
      <w:r>
        <w:rPr>
          <w:noProof/>
        </w:rPr>
        <w:tab/>
      </w:r>
      <w:r>
        <w:rPr>
          <w:noProof/>
        </w:rPr>
        <w:fldChar w:fldCharType="begin"/>
      </w:r>
      <w:r>
        <w:rPr>
          <w:noProof/>
        </w:rPr>
        <w:instrText xml:space="preserve"> PAGEREF _Toc531976721 \h </w:instrText>
      </w:r>
      <w:r>
        <w:rPr>
          <w:noProof/>
        </w:rPr>
      </w:r>
      <w:r>
        <w:rPr>
          <w:noProof/>
        </w:rPr>
        <w:fldChar w:fldCharType="separate"/>
      </w:r>
      <w:r w:rsidR="007478E3">
        <w:rPr>
          <w:noProof/>
        </w:rPr>
        <w:t>67</w:t>
      </w:r>
      <w:r>
        <w:rPr>
          <w:noProof/>
        </w:rPr>
        <w:fldChar w:fldCharType="end"/>
      </w:r>
    </w:p>
    <w:p w14:paraId="0A1476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59 -</w:t>
      </w:r>
      <w:r>
        <w:rPr>
          <w:rFonts w:asciiTheme="minorHAnsi" w:eastAsiaTheme="minorEastAsia" w:hAnsiTheme="minorHAnsi" w:cstheme="minorBidi"/>
          <w:noProof/>
          <w:sz w:val="22"/>
          <w:szCs w:val="22"/>
        </w:rPr>
        <w:tab/>
      </w:r>
      <w:r>
        <w:rPr>
          <w:noProof/>
        </w:rPr>
        <w:t>Quinta pergunta – Avaliação discente</w:t>
      </w:r>
      <w:r>
        <w:rPr>
          <w:noProof/>
        </w:rPr>
        <w:tab/>
      </w:r>
      <w:r>
        <w:rPr>
          <w:noProof/>
        </w:rPr>
        <w:fldChar w:fldCharType="begin"/>
      </w:r>
      <w:r>
        <w:rPr>
          <w:noProof/>
        </w:rPr>
        <w:instrText xml:space="preserve"> PAGEREF _Toc531976722 \h </w:instrText>
      </w:r>
      <w:r>
        <w:rPr>
          <w:noProof/>
        </w:rPr>
      </w:r>
      <w:r>
        <w:rPr>
          <w:noProof/>
        </w:rPr>
        <w:fldChar w:fldCharType="separate"/>
      </w:r>
      <w:r w:rsidR="007478E3">
        <w:rPr>
          <w:noProof/>
        </w:rPr>
        <w:t>67</w:t>
      </w:r>
      <w:r>
        <w:rPr>
          <w:noProof/>
        </w:rPr>
        <w:fldChar w:fldCharType="end"/>
      </w:r>
    </w:p>
    <w:p w14:paraId="4E1C991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60 -</w:t>
      </w:r>
      <w:r>
        <w:rPr>
          <w:rFonts w:asciiTheme="minorHAnsi" w:eastAsiaTheme="minorEastAsia" w:hAnsiTheme="minorHAnsi" w:cstheme="minorBidi"/>
          <w:noProof/>
          <w:sz w:val="22"/>
          <w:szCs w:val="22"/>
        </w:rPr>
        <w:tab/>
      </w:r>
      <w:r>
        <w:rPr>
          <w:noProof/>
        </w:rPr>
        <w:t>Primeira pergunta – Avaliação docente</w:t>
      </w:r>
      <w:r>
        <w:rPr>
          <w:noProof/>
        </w:rPr>
        <w:tab/>
      </w:r>
      <w:r>
        <w:rPr>
          <w:noProof/>
        </w:rPr>
        <w:fldChar w:fldCharType="begin"/>
      </w:r>
      <w:r>
        <w:rPr>
          <w:noProof/>
        </w:rPr>
        <w:instrText xml:space="preserve"> PAGEREF _Toc531976723 \h </w:instrText>
      </w:r>
      <w:r>
        <w:rPr>
          <w:noProof/>
        </w:rPr>
      </w:r>
      <w:r>
        <w:rPr>
          <w:noProof/>
        </w:rPr>
        <w:fldChar w:fldCharType="separate"/>
      </w:r>
      <w:r w:rsidR="007478E3">
        <w:rPr>
          <w:noProof/>
        </w:rPr>
        <w:t>68</w:t>
      </w:r>
      <w:r>
        <w:rPr>
          <w:noProof/>
        </w:rPr>
        <w:fldChar w:fldCharType="end"/>
      </w:r>
    </w:p>
    <w:p w14:paraId="3A29CC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61 -</w:t>
      </w:r>
      <w:r>
        <w:rPr>
          <w:rFonts w:asciiTheme="minorHAnsi" w:eastAsiaTheme="minorEastAsia" w:hAnsiTheme="minorHAnsi" w:cstheme="minorBidi"/>
          <w:noProof/>
          <w:sz w:val="22"/>
          <w:szCs w:val="22"/>
        </w:rPr>
        <w:tab/>
      </w:r>
      <w:r>
        <w:rPr>
          <w:noProof/>
        </w:rPr>
        <w:t>Segunda pergunta – Avaliação docente</w:t>
      </w:r>
      <w:r>
        <w:rPr>
          <w:noProof/>
        </w:rPr>
        <w:tab/>
      </w:r>
      <w:r>
        <w:rPr>
          <w:noProof/>
        </w:rPr>
        <w:fldChar w:fldCharType="begin"/>
      </w:r>
      <w:r>
        <w:rPr>
          <w:noProof/>
        </w:rPr>
        <w:instrText xml:space="preserve"> PAGEREF _Toc531976724 \h </w:instrText>
      </w:r>
      <w:r>
        <w:rPr>
          <w:noProof/>
        </w:rPr>
      </w:r>
      <w:r>
        <w:rPr>
          <w:noProof/>
        </w:rPr>
        <w:fldChar w:fldCharType="separate"/>
      </w:r>
      <w:r w:rsidR="007478E3">
        <w:rPr>
          <w:noProof/>
        </w:rPr>
        <w:t>68</w:t>
      </w:r>
      <w:r>
        <w:rPr>
          <w:noProof/>
        </w:rPr>
        <w:fldChar w:fldCharType="end"/>
      </w:r>
    </w:p>
    <w:p w14:paraId="7086714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62 -</w:t>
      </w:r>
      <w:r>
        <w:rPr>
          <w:rFonts w:asciiTheme="minorHAnsi" w:eastAsiaTheme="minorEastAsia" w:hAnsiTheme="minorHAnsi" w:cstheme="minorBidi"/>
          <w:noProof/>
          <w:sz w:val="22"/>
          <w:szCs w:val="22"/>
        </w:rPr>
        <w:tab/>
      </w:r>
      <w:r>
        <w:rPr>
          <w:noProof/>
        </w:rPr>
        <w:t>Terceira pergunta – Avaliação docente</w:t>
      </w:r>
      <w:r>
        <w:rPr>
          <w:noProof/>
        </w:rPr>
        <w:tab/>
      </w:r>
      <w:r>
        <w:rPr>
          <w:noProof/>
        </w:rPr>
        <w:fldChar w:fldCharType="begin"/>
      </w:r>
      <w:r>
        <w:rPr>
          <w:noProof/>
        </w:rPr>
        <w:instrText xml:space="preserve"> PAGEREF _Toc531976725 \h </w:instrText>
      </w:r>
      <w:r>
        <w:rPr>
          <w:noProof/>
        </w:rPr>
      </w:r>
      <w:r>
        <w:rPr>
          <w:noProof/>
        </w:rPr>
        <w:fldChar w:fldCharType="separate"/>
      </w:r>
      <w:r w:rsidR="007478E3">
        <w:rPr>
          <w:noProof/>
        </w:rPr>
        <w:t>69</w:t>
      </w:r>
      <w:r>
        <w:rPr>
          <w:noProof/>
        </w:rPr>
        <w:fldChar w:fldCharType="end"/>
      </w:r>
    </w:p>
    <w:p w14:paraId="70B5A1F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63 -</w:t>
      </w:r>
      <w:r>
        <w:rPr>
          <w:rFonts w:asciiTheme="minorHAnsi" w:eastAsiaTheme="minorEastAsia" w:hAnsiTheme="minorHAnsi" w:cstheme="minorBidi"/>
          <w:noProof/>
          <w:sz w:val="22"/>
          <w:szCs w:val="22"/>
        </w:rPr>
        <w:tab/>
      </w:r>
      <w:r>
        <w:rPr>
          <w:noProof/>
        </w:rPr>
        <w:t>Quarta pergunta – Avaliação docente</w:t>
      </w:r>
      <w:r>
        <w:rPr>
          <w:noProof/>
        </w:rPr>
        <w:tab/>
      </w:r>
      <w:r>
        <w:rPr>
          <w:noProof/>
        </w:rPr>
        <w:fldChar w:fldCharType="begin"/>
      </w:r>
      <w:r>
        <w:rPr>
          <w:noProof/>
        </w:rPr>
        <w:instrText xml:space="preserve"> PAGEREF _Toc531976726 \h </w:instrText>
      </w:r>
      <w:r>
        <w:rPr>
          <w:noProof/>
        </w:rPr>
      </w:r>
      <w:r>
        <w:rPr>
          <w:noProof/>
        </w:rPr>
        <w:fldChar w:fldCharType="separate"/>
      </w:r>
      <w:r w:rsidR="007478E3">
        <w:rPr>
          <w:noProof/>
        </w:rPr>
        <w:t>69</w:t>
      </w:r>
      <w:r>
        <w:rPr>
          <w:noProof/>
        </w:rPr>
        <w:fldChar w:fldCharType="end"/>
      </w:r>
    </w:p>
    <w:p w14:paraId="0313587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64 -</w:t>
      </w:r>
      <w:r>
        <w:rPr>
          <w:rFonts w:asciiTheme="minorHAnsi" w:eastAsiaTheme="minorEastAsia" w:hAnsiTheme="minorHAnsi" w:cstheme="minorBidi"/>
          <w:noProof/>
          <w:sz w:val="22"/>
          <w:szCs w:val="22"/>
        </w:rPr>
        <w:tab/>
      </w:r>
      <w:r>
        <w:rPr>
          <w:noProof/>
        </w:rPr>
        <w:t>Quinta pergunta – Avaliação docente</w:t>
      </w:r>
      <w:r>
        <w:rPr>
          <w:noProof/>
        </w:rPr>
        <w:tab/>
      </w:r>
      <w:r>
        <w:rPr>
          <w:noProof/>
        </w:rPr>
        <w:fldChar w:fldCharType="begin"/>
      </w:r>
      <w:r>
        <w:rPr>
          <w:noProof/>
        </w:rPr>
        <w:instrText xml:space="preserve"> PAGEREF _Toc531976727 \h </w:instrText>
      </w:r>
      <w:r>
        <w:rPr>
          <w:noProof/>
        </w:rPr>
      </w:r>
      <w:r>
        <w:rPr>
          <w:noProof/>
        </w:rPr>
        <w:fldChar w:fldCharType="separate"/>
      </w:r>
      <w:r w:rsidR="007478E3">
        <w:rPr>
          <w:noProof/>
        </w:rPr>
        <w:t>70</w:t>
      </w:r>
      <w:r>
        <w:rPr>
          <w:noProof/>
        </w:rPr>
        <w:fldChar w:fldCharType="end"/>
      </w:r>
    </w:p>
    <w:p w14:paraId="1835E86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65 -</w:t>
      </w:r>
      <w:r>
        <w:rPr>
          <w:rFonts w:asciiTheme="minorHAnsi" w:eastAsiaTheme="minorEastAsia" w:hAnsiTheme="minorHAnsi" w:cstheme="minorBidi"/>
          <w:noProof/>
          <w:sz w:val="22"/>
          <w:szCs w:val="22"/>
        </w:rPr>
        <w:tab/>
      </w:r>
      <w:r>
        <w:rPr>
          <w:noProof/>
        </w:rPr>
        <w:t>Sexta pergunta – Avaliação docente</w:t>
      </w:r>
      <w:r>
        <w:rPr>
          <w:noProof/>
        </w:rPr>
        <w:tab/>
      </w:r>
      <w:r>
        <w:rPr>
          <w:noProof/>
        </w:rPr>
        <w:fldChar w:fldCharType="begin"/>
      </w:r>
      <w:r>
        <w:rPr>
          <w:noProof/>
        </w:rPr>
        <w:instrText xml:space="preserve"> PAGEREF _Toc531976728 \h </w:instrText>
      </w:r>
      <w:r>
        <w:rPr>
          <w:noProof/>
        </w:rPr>
      </w:r>
      <w:r>
        <w:rPr>
          <w:noProof/>
        </w:rPr>
        <w:fldChar w:fldCharType="separate"/>
      </w:r>
      <w:r w:rsidR="007478E3">
        <w:rPr>
          <w:noProof/>
        </w:rPr>
        <w:t>70</w:t>
      </w:r>
      <w:r>
        <w:rPr>
          <w:noProof/>
        </w:rPr>
        <w:fldChar w:fldCharType="end"/>
      </w:r>
    </w:p>
    <w:p w14:paraId="6721BE7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66 -</w:t>
      </w:r>
      <w:r>
        <w:rPr>
          <w:rFonts w:asciiTheme="minorHAnsi" w:eastAsiaTheme="minorEastAsia" w:hAnsiTheme="minorHAnsi" w:cstheme="minorBidi"/>
          <w:noProof/>
          <w:sz w:val="22"/>
          <w:szCs w:val="22"/>
        </w:rPr>
        <w:tab/>
      </w:r>
      <w:r>
        <w:rPr>
          <w:noProof/>
        </w:rPr>
        <w:t>Sétima pergunta – Avaliação docente</w:t>
      </w:r>
      <w:r>
        <w:rPr>
          <w:noProof/>
        </w:rPr>
        <w:tab/>
      </w:r>
      <w:r>
        <w:rPr>
          <w:noProof/>
        </w:rPr>
        <w:fldChar w:fldCharType="begin"/>
      </w:r>
      <w:r>
        <w:rPr>
          <w:noProof/>
        </w:rPr>
        <w:instrText xml:space="preserve"> PAGEREF _Toc531976729 \h </w:instrText>
      </w:r>
      <w:r>
        <w:rPr>
          <w:noProof/>
        </w:rPr>
      </w:r>
      <w:r>
        <w:rPr>
          <w:noProof/>
        </w:rPr>
        <w:fldChar w:fldCharType="separate"/>
      </w:r>
      <w:r w:rsidR="007478E3">
        <w:rPr>
          <w:noProof/>
        </w:rPr>
        <w:t>71</w:t>
      </w:r>
      <w:r>
        <w:rPr>
          <w:noProof/>
        </w:rPr>
        <w:fldChar w:fldCharType="end"/>
      </w:r>
    </w:p>
    <w:p w14:paraId="1493CBA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67 -</w:t>
      </w:r>
      <w:r>
        <w:rPr>
          <w:rFonts w:asciiTheme="minorHAnsi" w:eastAsiaTheme="minorEastAsia" w:hAnsiTheme="minorHAnsi" w:cstheme="minorBidi"/>
          <w:noProof/>
          <w:sz w:val="22"/>
          <w:szCs w:val="22"/>
        </w:rPr>
        <w:tab/>
      </w:r>
      <w:r>
        <w:rPr>
          <w:noProof/>
        </w:rPr>
        <w:t>Oitava pergunta – Avaliação docente</w:t>
      </w:r>
      <w:r>
        <w:rPr>
          <w:noProof/>
        </w:rPr>
        <w:tab/>
      </w:r>
      <w:r>
        <w:rPr>
          <w:noProof/>
        </w:rPr>
        <w:fldChar w:fldCharType="begin"/>
      </w:r>
      <w:r>
        <w:rPr>
          <w:noProof/>
        </w:rPr>
        <w:instrText xml:space="preserve"> PAGEREF _Toc531976730 \h </w:instrText>
      </w:r>
      <w:r>
        <w:rPr>
          <w:noProof/>
        </w:rPr>
      </w:r>
      <w:r>
        <w:rPr>
          <w:noProof/>
        </w:rPr>
        <w:fldChar w:fldCharType="separate"/>
      </w:r>
      <w:r w:rsidR="007478E3">
        <w:rPr>
          <w:noProof/>
        </w:rPr>
        <w:t>71</w:t>
      </w:r>
      <w:r>
        <w:rPr>
          <w:noProof/>
        </w:rPr>
        <w:fldChar w:fldCharType="end"/>
      </w:r>
    </w:p>
    <w:p w14:paraId="04F938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68 -</w:t>
      </w:r>
      <w:r>
        <w:rPr>
          <w:rFonts w:asciiTheme="minorHAnsi" w:eastAsiaTheme="minorEastAsia" w:hAnsiTheme="minorHAnsi" w:cstheme="minorBidi"/>
          <w:noProof/>
          <w:sz w:val="22"/>
          <w:szCs w:val="22"/>
        </w:rPr>
        <w:tab/>
      </w:r>
      <w:r>
        <w:rPr>
          <w:noProof/>
        </w:rPr>
        <w:t>Nona pergunta – Avaliação docente</w:t>
      </w:r>
      <w:r>
        <w:rPr>
          <w:noProof/>
        </w:rPr>
        <w:tab/>
      </w:r>
      <w:r>
        <w:rPr>
          <w:noProof/>
        </w:rPr>
        <w:fldChar w:fldCharType="begin"/>
      </w:r>
      <w:r>
        <w:rPr>
          <w:noProof/>
        </w:rPr>
        <w:instrText xml:space="preserve"> PAGEREF _Toc531976731 \h </w:instrText>
      </w:r>
      <w:r>
        <w:rPr>
          <w:noProof/>
        </w:rPr>
      </w:r>
      <w:r>
        <w:rPr>
          <w:noProof/>
        </w:rPr>
        <w:fldChar w:fldCharType="separate"/>
      </w:r>
      <w:r w:rsidR="007478E3">
        <w:rPr>
          <w:noProof/>
        </w:rPr>
        <w:t>72</w:t>
      </w:r>
      <w:r>
        <w:rPr>
          <w:noProof/>
        </w:rPr>
        <w:fldChar w:fldCharType="end"/>
      </w:r>
    </w:p>
    <w:p w14:paraId="67E8889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69 -</w:t>
      </w:r>
      <w:r>
        <w:rPr>
          <w:rFonts w:asciiTheme="minorHAnsi" w:eastAsiaTheme="minorEastAsia" w:hAnsiTheme="minorHAnsi" w:cstheme="minorBidi"/>
          <w:noProof/>
          <w:sz w:val="22"/>
          <w:szCs w:val="22"/>
        </w:rPr>
        <w:tab/>
      </w:r>
      <w:r>
        <w:rPr>
          <w:noProof/>
        </w:rPr>
        <w:t>Décima pergunta – Avaliação docente</w:t>
      </w:r>
      <w:r>
        <w:rPr>
          <w:noProof/>
        </w:rPr>
        <w:tab/>
      </w:r>
      <w:r>
        <w:rPr>
          <w:noProof/>
        </w:rPr>
        <w:fldChar w:fldCharType="begin"/>
      </w:r>
      <w:r>
        <w:rPr>
          <w:noProof/>
        </w:rPr>
        <w:instrText xml:space="preserve"> PAGEREF _Toc531976732 \h </w:instrText>
      </w:r>
      <w:r>
        <w:rPr>
          <w:noProof/>
        </w:rPr>
      </w:r>
      <w:r>
        <w:rPr>
          <w:noProof/>
        </w:rPr>
        <w:fldChar w:fldCharType="separate"/>
      </w:r>
      <w:r w:rsidR="007478E3">
        <w:rPr>
          <w:noProof/>
        </w:rPr>
        <w:t>72</w:t>
      </w:r>
      <w:r>
        <w:rPr>
          <w:noProof/>
        </w:rPr>
        <w:fldChar w:fldCharType="end"/>
      </w:r>
    </w:p>
    <w:p w14:paraId="0D42ABD8" w14:textId="77777777" w:rsidR="001A035C" w:rsidRDefault="00583320" w:rsidP="00583320">
      <w:pPr>
        <w:pStyle w:val="TE-Normal"/>
        <w:rPr>
          <w:b/>
          <w:caps/>
          <w:noProof/>
          <w:szCs w:val="26"/>
        </w:rPr>
      </w:pPr>
      <w:r>
        <w:rPr>
          <w:b/>
          <w:caps/>
          <w:noProof/>
          <w:szCs w:val="26"/>
        </w:rPr>
        <w:fldChar w:fldCharType="end"/>
      </w:r>
    </w:p>
    <w:p w14:paraId="559A3E1D" w14:textId="3FABFB6F" w:rsidR="006E6FC4" w:rsidRDefault="00583320">
      <w:pPr>
        <w:pStyle w:val="Sumrio9"/>
        <w:tabs>
          <w:tab w:val="left" w:pos="1679"/>
          <w:tab w:val="right" w:leader="dot" w:pos="9061"/>
        </w:tabs>
        <w:rPr>
          <w:rFonts w:asciiTheme="minorHAnsi" w:eastAsiaTheme="minorEastAsia" w:hAnsiTheme="minorHAnsi" w:cstheme="minorBidi"/>
          <w:noProof/>
          <w:sz w:val="22"/>
          <w:szCs w:val="22"/>
        </w:rPr>
      </w:pPr>
      <w:r>
        <w:rPr>
          <w:noProof/>
        </w:rPr>
        <w:fldChar w:fldCharType="begin"/>
      </w:r>
      <w:r>
        <w:rPr>
          <w:noProof/>
        </w:rPr>
        <w:instrText xml:space="preserve"> TOC \t "TE-LegendaQuadro;9" </w:instrText>
      </w:r>
      <w:r>
        <w:rPr>
          <w:noProof/>
        </w:rPr>
        <w:fldChar w:fldCharType="separate"/>
      </w:r>
      <w:r w:rsidR="006E6FC4" w:rsidRPr="0092722F">
        <w:rPr>
          <w:noProof/>
          <w14:scene3d>
            <w14:camera w14:prst="orthographicFront"/>
            <w14:lightRig w14:rig="threePt" w14:dir="t">
              <w14:rot w14:lat="0" w14:lon="0" w14:rev="0"/>
            </w14:lightRig>
          </w14:scene3d>
        </w:rPr>
        <w:t>QUADRO 1 -</w:t>
      </w:r>
      <w:r w:rsidR="006E6FC4">
        <w:rPr>
          <w:rFonts w:asciiTheme="minorHAnsi" w:eastAsiaTheme="minorEastAsia" w:hAnsiTheme="minorHAnsi" w:cstheme="minorBidi"/>
          <w:noProof/>
          <w:sz w:val="22"/>
          <w:szCs w:val="22"/>
        </w:rPr>
        <w:tab/>
      </w:r>
      <w:r w:rsidR="006E6FC4" w:rsidRPr="0092722F">
        <w:rPr>
          <w:i/>
          <w:noProof/>
        </w:rPr>
        <w:t>Product Backlog</w:t>
      </w:r>
      <w:r w:rsidR="006E6FC4">
        <w:rPr>
          <w:noProof/>
        </w:rPr>
        <w:tab/>
      </w:r>
      <w:r w:rsidR="006E6FC4">
        <w:rPr>
          <w:noProof/>
        </w:rPr>
        <w:fldChar w:fldCharType="begin"/>
      </w:r>
      <w:r w:rsidR="006E6FC4">
        <w:rPr>
          <w:noProof/>
        </w:rPr>
        <w:instrText xml:space="preserve"> PAGEREF _Toc531970222 \h </w:instrText>
      </w:r>
      <w:r w:rsidR="006E6FC4">
        <w:rPr>
          <w:noProof/>
        </w:rPr>
      </w:r>
      <w:r w:rsidR="006E6FC4">
        <w:rPr>
          <w:noProof/>
        </w:rPr>
        <w:fldChar w:fldCharType="separate"/>
      </w:r>
      <w:r w:rsidR="007478E3">
        <w:rPr>
          <w:noProof/>
        </w:rPr>
        <w:t>25</w:t>
      </w:r>
      <w:r w:rsidR="006E6FC4">
        <w:rPr>
          <w:noProof/>
        </w:rPr>
        <w:fldChar w:fldCharType="end"/>
      </w:r>
    </w:p>
    <w:p w14:paraId="194DC5F0" w14:textId="43D9AF5C"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2 -</w:t>
      </w:r>
      <w:r>
        <w:rPr>
          <w:rFonts w:asciiTheme="minorHAnsi" w:eastAsiaTheme="minorEastAsia" w:hAnsiTheme="minorHAnsi" w:cstheme="minorBidi"/>
          <w:noProof/>
          <w:sz w:val="22"/>
          <w:szCs w:val="22"/>
        </w:rPr>
        <w:tab/>
      </w:r>
      <w:r>
        <w:rPr>
          <w:noProof/>
        </w:rPr>
        <w:t>Histórias de usuário</w:t>
      </w:r>
      <w:r>
        <w:rPr>
          <w:noProof/>
        </w:rPr>
        <w:tab/>
      </w:r>
      <w:r>
        <w:rPr>
          <w:noProof/>
        </w:rPr>
        <w:fldChar w:fldCharType="begin"/>
      </w:r>
      <w:r>
        <w:rPr>
          <w:noProof/>
        </w:rPr>
        <w:instrText xml:space="preserve"> PAGEREF _Toc531970223 \h </w:instrText>
      </w:r>
      <w:r>
        <w:rPr>
          <w:noProof/>
        </w:rPr>
      </w:r>
      <w:r>
        <w:rPr>
          <w:noProof/>
        </w:rPr>
        <w:fldChar w:fldCharType="separate"/>
      </w:r>
      <w:r w:rsidR="007478E3">
        <w:rPr>
          <w:noProof/>
        </w:rPr>
        <w:t>26</w:t>
      </w:r>
      <w:r>
        <w:rPr>
          <w:noProof/>
        </w:rPr>
        <w:fldChar w:fldCharType="end"/>
      </w:r>
    </w:p>
    <w:p w14:paraId="57AF5523" w14:textId="112934B1"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3 -</w:t>
      </w:r>
      <w:r>
        <w:rPr>
          <w:rFonts w:asciiTheme="minorHAnsi" w:eastAsiaTheme="minorEastAsia" w:hAnsiTheme="minorHAnsi" w:cstheme="minorBidi"/>
          <w:noProof/>
          <w:sz w:val="22"/>
          <w:szCs w:val="22"/>
        </w:rPr>
        <w:tab/>
      </w:r>
      <w:r>
        <w:rPr>
          <w:noProof/>
        </w:rPr>
        <w:t>Requisitos funcionais</w:t>
      </w:r>
      <w:r>
        <w:rPr>
          <w:noProof/>
        </w:rPr>
        <w:tab/>
      </w:r>
      <w:r>
        <w:rPr>
          <w:noProof/>
        </w:rPr>
        <w:fldChar w:fldCharType="begin"/>
      </w:r>
      <w:r>
        <w:rPr>
          <w:noProof/>
        </w:rPr>
        <w:instrText xml:space="preserve"> PAGEREF _Toc531970224 \h </w:instrText>
      </w:r>
      <w:r>
        <w:rPr>
          <w:noProof/>
        </w:rPr>
      </w:r>
      <w:r>
        <w:rPr>
          <w:noProof/>
        </w:rPr>
        <w:fldChar w:fldCharType="separate"/>
      </w:r>
      <w:r w:rsidR="007478E3">
        <w:rPr>
          <w:noProof/>
        </w:rPr>
        <w:t>28</w:t>
      </w:r>
      <w:r>
        <w:rPr>
          <w:noProof/>
        </w:rPr>
        <w:fldChar w:fldCharType="end"/>
      </w:r>
    </w:p>
    <w:p w14:paraId="7C620E75" w14:textId="74D71CBA"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4 -</w:t>
      </w:r>
      <w:r>
        <w:rPr>
          <w:rFonts w:asciiTheme="minorHAnsi" w:eastAsiaTheme="minorEastAsia" w:hAnsiTheme="minorHAnsi" w:cstheme="minorBidi"/>
          <w:noProof/>
          <w:sz w:val="22"/>
          <w:szCs w:val="22"/>
        </w:rPr>
        <w:tab/>
      </w:r>
      <w:r>
        <w:rPr>
          <w:noProof/>
        </w:rPr>
        <w:t>Requisitos não funcionais</w:t>
      </w:r>
      <w:r>
        <w:rPr>
          <w:noProof/>
        </w:rPr>
        <w:tab/>
      </w:r>
      <w:r>
        <w:rPr>
          <w:noProof/>
        </w:rPr>
        <w:fldChar w:fldCharType="begin"/>
      </w:r>
      <w:r>
        <w:rPr>
          <w:noProof/>
        </w:rPr>
        <w:instrText xml:space="preserve"> PAGEREF _Toc531970225 \h </w:instrText>
      </w:r>
      <w:r>
        <w:rPr>
          <w:noProof/>
        </w:rPr>
      </w:r>
      <w:r>
        <w:rPr>
          <w:noProof/>
        </w:rPr>
        <w:fldChar w:fldCharType="separate"/>
      </w:r>
      <w:r w:rsidR="007478E3">
        <w:rPr>
          <w:noProof/>
        </w:rPr>
        <w:t>31</w:t>
      </w:r>
      <w:r>
        <w:rPr>
          <w:noProof/>
        </w:rPr>
        <w:fldChar w:fldCharType="end"/>
      </w:r>
    </w:p>
    <w:p w14:paraId="50C42BD5" w14:textId="77777777" w:rsidR="00583320" w:rsidRDefault="00583320" w:rsidP="00583320">
      <w:pPr>
        <w:pStyle w:val="TE-Normal"/>
        <w:rPr>
          <w:noProof/>
        </w:rPr>
      </w:pPr>
      <w:r>
        <w:rPr>
          <w:noProof/>
        </w:rPr>
        <w:fldChar w:fldCharType="end"/>
      </w:r>
      <w:r>
        <w:rPr>
          <w:noProof/>
        </w:rPr>
        <w:fldChar w:fldCharType="begin"/>
      </w:r>
      <w:r>
        <w:rPr>
          <w:noProof/>
        </w:rPr>
        <w:instrText xml:space="preserve"> TOC \t "TE-LegendaTabela;9" </w:instrText>
      </w:r>
      <w:r>
        <w:rPr>
          <w:noProof/>
        </w:rPr>
        <w:fldChar w:fldCharType="separate"/>
      </w:r>
    </w:p>
    <w:p w14:paraId="75A2E440" w14:textId="129BC45B" w:rsidR="00583320" w:rsidRDefault="00583320" w:rsidP="00583320">
      <w:pPr>
        <w:pStyle w:val="Sumrio9"/>
        <w:tabs>
          <w:tab w:val="left" w:pos="1656"/>
          <w:tab w:val="right" w:leader="dot" w:pos="9061"/>
        </w:tabs>
        <w:rPr>
          <w:noProof/>
          <w:sz w:val="24"/>
          <w:szCs w:val="24"/>
        </w:rPr>
      </w:pPr>
    </w:p>
    <w:p w14:paraId="16FF6AA9" w14:textId="051B5CEC" w:rsidR="00320AFC" w:rsidRDefault="00583320" w:rsidP="00583320">
      <w:pPr>
        <w:pStyle w:val="TE-Normal"/>
        <w:ind w:firstLine="0"/>
      </w:pPr>
      <w:r>
        <w:rPr>
          <w:noProof/>
        </w:rPr>
        <w:fldChar w:fldCharType="end"/>
      </w:r>
    </w:p>
    <w:p w14:paraId="53C29844" w14:textId="77777777" w:rsidR="00320AFC" w:rsidRDefault="00320AFC" w:rsidP="00D758B5">
      <w:pPr>
        <w:pStyle w:val="LI-ListaItem"/>
        <w:ind w:left="0" w:firstLine="0"/>
      </w:pPr>
    </w:p>
    <w:p w14:paraId="6B585C77" w14:textId="77777777" w:rsidR="00203EC6" w:rsidRDefault="00320AFC" w:rsidP="00320AFC">
      <w:pPr>
        <w:pStyle w:val="TC-TituloPreTextual"/>
      </w:pPr>
      <w:r>
        <w:lastRenderedPageBreak/>
        <w:t>LIS</w:t>
      </w:r>
      <w:r w:rsidR="00203EC6">
        <w:t xml:space="preserve">ta de </w:t>
      </w:r>
      <w:r w:rsidR="008012B8">
        <w:t xml:space="preserve">abreviaturas e </w:t>
      </w:r>
      <w:r w:rsidR="00203EC6">
        <w:t>Siglas</w:t>
      </w:r>
    </w:p>
    <w:p w14:paraId="452DCC6E" w14:textId="77777777" w:rsidR="00FE084E" w:rsidRPr="007478E3" w:rsidRDefault="00FE084E" w:rsidP="008208F4">
      <w:pPr>
        <w:pStyle w:val="LI-ListaItem"/>
        <w:rPr>
          <w:i/>
        </w:rPr>
      </w:pPr>
      <w:r w:rsidRPr="007478E3">
        <w:t>CSS</w:t>
      </w:r>
      <w:r w:rsidRPr="007478E3">
        <w:tab/>
        <w:t xml:space="preserve">- </w:t>
      </w:r>
      <w:proofErr w:type="spellStart"/>
      <w:r w:rsidRPr="007478E3">
        <w:rPr>
          <w:i/>
        </w:rPr>
        <w:t>Cascading</w:t>
      </w:r>
      <w:proofErr w:type="spellEnd"/>
      <w:r w:rsidRPr="007478E3">
        <w:rPr>
          <w:i/>
        </w:rPr>
        <w:t xml:space="preserve"> </w:t>
      </w:r>
      <w:proofErr w:type="spellStart"/>
      <w:r w:rsidRPr="007478E3">
        <w:rPr>
          <w:i/>
        </w:rPr>
        <w:t>Style</w:t>
      </w:r>
      <w:proofErr w:type="spellEnd"/>
      <w:r w:rsidRPr="007478E3">
        <w:rPr>
          <w:i/>
        </w:rPr>
        <w:t xml:space="preserve"> </w:t>
      </w:r>
      <w:proofErr w:type="spellStart"/>
      <w:r w:rsidRPr="007478E3">
        <w:rPr>
          <w:i/>
        </w:rPr>
        <w:t>Sheets</w:t>
      </w:r>
      <w:proofErr w:type="spellEnd"/>
    </w:p>
    <w:p w14:paraId="0908806A" w14:textId="77777777" w:rsidR="00FE084E" w:rsidRDefault="00FE084E" w:rsidP="00685A82">
      <w:pPr>
        <w:pStyle w:val="LI-ListaItem"/>
        <w:rPr>
          <w:i/>
        </w:rPr>
      </w:pPr>
      <w:r>
        <w:t>DOM</w:t>
      </w:r>
      <w:r>
        <w:tab/>
        <w:t xml:space="preserve">- </w:t>
      </w:r>
      <w:proofErr w:type="spellStart"/>
      <w:r w:rsidRPr="00F71888">
        <w:rPr>
          <w:i/>
        </w:rPr>
        <w:t>Document</w:t>
      </w:r>
      <w:proofErr w:type="spellEnd"/>
      <w:r w:rsidRPr="00F71888">
        <w:rPr>
          <w:i/>
        </w:rPr>
        <w:t xml:space="preserve"> </w:t>
      </w:r>
      <w:proofErr w:type="spellStart"/>
      <w:r w:rsidRPr="00F71888">
        <w:rPr>
          <w:i/>
        </w:rPr>
        <w:t>Object</w:t>
      </w:r>
      <w:proofErr w:type="spellEnd"/>
      <w:r w:rsidRPr="00F71888">
        <w:rPr>
          <w:i/>
        </w:rPr>
        <w:t xml:space="preserve"> </w:t>
      </w:r>
      <w:proofErr w:type="spellStart"/>
      <w:r w:rsidRPr="00F71888">
        <w:rPr>
          <w:i/>
        </w:rPr>
        <w:t>Model</w:t>
      </w:r>
      <w:proofErr w:type="spellEnd"/>
    </w:p>
    <w:p w14:paraId="26331DEE" w14:textId="77777777" w:rsidR="00FE084E" w:rsidRDefault="00FE084E" w:rsidP="00685A82">
      <w:pPr>
        <w:pStyle w:val="LI-ListaItem"/>
        <w:rPr>
          <w:i/>
          <w:color w:val="222222"/>
          <w:shd w:val="clear" w:color="auto" w:fill="FFFFFF"/>
        </w:rPr>
      </w:pPr>
      <w:r>
        <w:t>ENADE</w:t>
      </w:r>
      <w:r>
        <w:tab/>
        <w:t xml:space="preserve">- </w:t>
      </w:r>
      <w:r w:rsidRPr="00317A4C">
        <w:t>Exame Nacional de Desempenho de Estudantes</w:t>
      </w:r>
    </w:p>
    <w:p w14:paraId="120FE883" w14:textId="77777777" w:rsidR="00FE084E" w:rsidRDefault="00FE084E" w:rsidP="00974153">
      <w:pPr>
        <w:pStyle w:val="LI-ListaItem"/>
        <w:rPr>
          <w:i/>
          <w:color w:val="222222"/>
          <w:shd w:val="clear" w:color="auto" w:fill="FFFFFF"/>
        </w:rPr>
      </w:pPr>
      <w:r>
        <w:t>ENEM</w:t>
      </w:r>
      <w:r>
        <w:tab/>
        <w:t xml:space="preserve">- </w:t>
      </w:r>
      <w:r w:rsidRPr="00317A4C">
        <w:t>Exame Nacional do Ensino Médio</w:t>
      </w:r>
    </w:p>
    <w:p w14:paraId="0757B426" w14:textId="77777777" w:rsidR="00FE084E" w:rsidRDefault="00FE084E" w:rsidP="008208F4">
      <w:pPr>
        <w:pStyle w:val="LI-ListaItem"/>
        <w:rPr>
          <w:i/>
          <w:lang w:val="en-US"/>
        </w:rPr>
      </w:pPr>
      <w:r w:rsidRPr="00F71638">
        <w:rPr>
          <w:lang w:val="en-US"/>
        </w:rPr>
        <w:t>HTML</w:t>
      </w:r>
      <w:r w:rsidRPr="00F71638">
        <w:rPr>
          <w:lang w:val="en-US"/>
        </w:rPr>
        <w:tab/>
        <w:t xml:space="preserve">- </w:t>
      </w:r>
      <w:proofErr w:type="spellStart"/>
      <w:r w:rsidRPr="00F71638">
        <w:rPr>
          <w:i/>
          <w:lang w:val="en-US"/>
        </w:rPr>
        <w:t>HyperText</w:t>
      </w:r>
      <w:proofErr w:type="spellEnd"/>
      <w:r w:rsidRPr="00F71638">
        <w:rPr>
          <w:i/>
          <w:lang w:val="en-US"/>
        </w:rPr>
        <w:t xml:space="preserve"> Markup Language</w:t>
      </w:r>
    </w:p>
    <w:p w14:paraId="4AA6BF04" w14:textId="77777777" w:rsidR="00FE084E" w:rsidRPr="008208F4" w:rsidRDefault="00FE084E" w:rsidP="008208F4">
      <w:pPr>
        <w:pStyle w:val="LI-ListaItem"/>
        <w:rPr>
          <w:i/>
          <w:lang w:val="en-US"/>
        </w:rPr>
      </w:pPr>
      <w:r w:rsidRPr="00F71638">
        <w:rPr>
          <w:lang w:val="en-US"/>
        </w:rPr>
        <w:t>JS</w:t>
      </w:r>
      <w:r w:rsidRPr="00F71638">
        <w:rPr>
          <w:lang w:val="en-US"/>
        </w:rPr>
        <w:tab/>
        <w:t xml:space="preserve">- </w:t>
      </w:r>
      <w:r w:rsidRPr="00F71638">
        <w:rPr>
          <w:i/>
          <w:lang w:val="en-US"/>
        </w:rPr>
        <w:t>JavaScript</w:t>
      </w:r>
    </w:p>
    <w:p w14:paraId="79FAD28B" w14:textId="77777777" w:rsidR="00FE084E" w:rsidRPr="00F71638" w:rsidRDefault="00FE084E" w:rsidP="008208F4">
      <w:pPr>
        <w:pStyle w:val="LI-ListaItem"/>
        <w:rPr>
          <w:i/>
          <w:color w:val="222222"/>
          <w:shd w:val="clear" w:color="auto" w:fill="FFFFFF"/>
          <w:lang w:val="en-US"/>
        </w:rPr>
      </w:pPr>
      <w:r>
        <w:rPr>
          <w:lang w:val="en-US"/>
        </w:rPr>
        <w:t>MySQL</w:t>
      </w:r>
      <w:r>
        <w:rPr>
          <w:lang w:val="en-US"/>
        </w:rPr>
        <w:tab/>
        <w:t xml:space="preserve">- </w:t>
      </w:r>
      <w:r w:rsidRPr="00F71638">
        <w:rPr>
          <w:i/>
          <w:color w:val="000000" w:themeColor="text1"/>
          <w:lang w:val="en-US"/>
        </w:rPr>
        <w:t xml:space="preserve">My </w:t>
      </w:r>
      <w:r w:rsidRPr="00F71638">
        <w:rPr>
          <w:i/>
          <w:color w:val="000000" w:themeColor="text1"/>
          <w:shd w:val="clear" w:color="auto" w:fill="FFFFFF"/>
          <w:lang w:val="en-US"/>
        </w:rPr>
        <w:t>Structured Query Language</w:t>
      </w:r>
    </w:p>
    <w:p w14:paraId="266C1363" w14:textId="77777777" w:rsidR="00FE084E" w:rsidRPr="007478E3" w:rsidRDefault="00FE084E" w:rsidP="00685A82">
      <w:pPr>
        <w:pStyle w:val="LI-ListaItem"/>
        <w:rPr>
          <w:i/>
          <w:lang w:val="en-US"/>
        </w:rPr>
      </w:pPr>
      <w:r w:rsidRPr="007478E3">
        <w:rPr>
          <w:lang w:val="en-US"/>
        </w:rPr>
        <w:t>PDF</w:t>
      </w:r>
      <w:r w:rsidRPr="007478E3">
        <w:rPr>
          <w:lang w:val="en-US"/>
        </w:rPr>
        <w:tab/>
        <w:t xml:space="preserve">- </w:t>
      </w:r>
      <w:r w:rsidRPr="007478E3">
        <w:rPr>
          <w:i/>
          <w:lang w:val="en-US"/>
        </w:rPr>
        <w:t>Portable Document Format</w:t>
      </w:r>
    </w:p>
    <w:p w14:paraId="1B307E3B" w14:textId="77777777" w:rsidR="00FE084E" w:rsidRPr="007478E3" w:rsidRDefault="00FE084E" w:rsidP="008208F4">
      <w:pPr>
        <w:pStyle w:val="LI-ListaItem"/>
        <w:rPr>
          <w:i/>
        </w:rPr>
      </w:pPr>
      <w:r w:rsidRPr="007478E3">
        <w:t>PHP</w:t>
      </w:r>
      <w:r w:rsidRPr="007478E3">
        <w:tab/>
        <w:t xml:space="preserve">- </w:t>
      </w:r>
      <w:proofErr w:type="spellStart"/>
      <w:r w:rsidRPr="007478E3">
        <w:rPr>
          <w:i/>
        </w:rPr>
        <w:t>Personal</w:t>
      </w:r>
      <w:proofErr w:type="spellEnd"/>
      <w:r w:rsidRPr="007478E3">
        <w:rPr>
          <w:i/>
        </w:rPr>
        <w:t xml:space="preserve"> Home Page</w:t>
      </w:r>
    </w:p>
    <w:p w14:paraId="2E6758EE" w14:textId="0BBEF9A9" w:rsidR="00FE084E" w:rsidRDefault="00FE084E" w:rsidP="00FE084E">
      <w:pPr>
        <w:pStyle w:val="LI-ListaItem"/>
      </w:pPr>
      <w:r>
        <w:t>RF</w:t>
      </w:r>
      <w:r>
        <w:tab/>
        <w:t>- Requisitos funcionais</w:t>
      </w:r>
    </w:p>
    <w:p w14:paraId="4DCB5E7A" w14:textId="19FC7372" w:rsidR="00FE084E" w:rsidRDefault="00FE084E" w:rsidP="00FE084E">
      <w:pPr>
        <w:pStyle w:val="LI-ListaItem"/>
      </w:pPr>
      <w:r>
        <w:t>RNF</w:t>
      </w:r>
      <w:r>
        <w:tab/>
        <w:t>- Requisitos não funcionais</w:t>
      </w:r>
    </w:p>
    <w:p w14:paraId="0DF45B1F" w14:textId="77777777" w:rsidR="00FE084E" w:rsidRDefault="00FE084E" w:rsidP="00685A82">
      <w:pPr>
        <w:pStyle w:val="LI-ListaItem"/>
        <w:rPr>
          <w:color w:val="000000" w:themeColor="text1"/>
          <w:shd w:val="clear" w:color="auto" w:fill="FFFFFF"/>
        </w:rPr>
      </w:pPr>
      <w:r w:rsidRPr="00685A82">
        <w:rPr>
          <w:color w:val="000000" w:themeColor="text1"/>
          <w:shd w:val="clear" w:color="auto" w:fill="FFFFFF"/>
        </w:rPr>
        <w:t>SENAI</w:t>
      </w:r>
      <w:r w:rsidRPr="00685A82">
        <w:rPr>
          <w:color w:val="000000" w:themeColor="text1"/>
          <w:shd w:val="clear" w:color="auto" w:fill="FFFFFF"/>
        </w:rPr>
        <w:tab/>
        <w:t xml:space="preserve">- </w:t>
      </w:r>
      <w:r>
        <w:rPr>
          <w:color w:val="000000" w:themeColor="text1"/>
          <w:shd w:val="clear" w:color="auto" w:fill="FFFFFF"/>
        </w:rPr>
        <w:t xml:space="preserve">Serviço Nacional de Aprendizagem Industrial </w:t>
      </w:r>
    </w:p>
    <w:p w14:paraId="72585DD8" w14:textId="77777777" w:rsidR="00FE084E" w:rsidRDefault="00FE084E" w:rsidP="009C5844">
      <w:pPr>
        <w:pStyle w:val="LI-ListaItem"/>
      </w:pPr>
      <w:r>
        <w:t>SGBD</w:t>
      </w:r>
      <w:r>
        <w:tab/>
        <w:t xml:space="preserve">- </w:t>
      </w:r>
      <w:r w:rsidRPr="00141545">
        <w:t>Sistema de Gerenciamento de Banco de Dados</w:t>
      </w:r>
    </w:p>
    <w:p w14:paraId="43152067" w14:textId="77777777" w:rsidR="00FE084E" w:rsidRPr="007478E3" w:rsidRDefault="00FE084E" w:rsidP="009C5844">
      <w:pPr>
        <w:pStyle w:val="LI-ListaItem"/>
        <w:rPr>
          <w:i/>
          <w:lang w:val="en-US"/>
        </w:rPr>
      </w:pPr>
      <w:r w:rsidRPr="007478E3">
        <w:rPr>
          <w:lang w:val="en-US"/>
        </w:rPr>
        <w:t>SQL</w:t>
      </w:r>
      <w:r w:rsidRPr="007478E3">
        <w:rPr>
          <w:lang w:val="en-US"/>
        </w:rPr>
        <w:tab/>
        <w:t xml:space="preserve">- </w:t>
      </w:r>
      <w:r w:rsidRPr="007478E3">
        <w:rPr>
          <w:i/>
          <w:lang w:val="en-US"/>
        </w:rPr>
        <w:t>Structured Query Language</w:t>
      </w:r>
    </w:p>
    <w:p w14:paraId="283156CC" w14:textId="328921DF" w:rsidR="00BD12CF" w:rsidRPr="007478E3" w:rsidRDefault="00FE084E" w:rsidP="00BD12CF">
      <w:pPr>
        <w:pStyle w:val="LI-ListaItem"/>
        <w:rPr>
          <w:i/>
          <w:lang w:val="en-US"/>
        </w:rPr>
      </w:pPr>
      <w:r w:rsidRPr="007478E3">
        <w:rPr>
          <w:lang w:val="en-US"/>
        </w:rPr>
        <w:t>U.X</w:t>
      </w:r>
      <w:r w:rsidRPr="007478E3">
        <w:rPr>
          <w:lang w:val="en-US"/>
        </w:rPr>
        <w:tab/>
        <w:t xml:space="preserve">- </w:t>
      </w:r>
      <w:r w:rsidR="00BD12CF" w:rsidRPr="007478E3">
        <w:rPr>
          <w:i/>
          <w:lang w:val="en-US"/>
        </w:rPr>
        <w:t>User Experience</w:t>
      </w:r>
    </w:p>
    <w:p w14:paraId="62306478" w14:textId="1666DE79" w:rsidR="00891CBC" w:rsidRDefault="00BD12CF" w:rsidP="00891CBC">
      <w:pPr>
        <w:pStyle w:val="LI-ListaItem"/>
        <w:rPr>
          <w:i/>
        </w:rPr>
      </w:pPr>
      <w:r>
        <w:t>Wi-Fi</w:t>
      </w:r>
      <w:r>
        <w:tab/>
        <w:t xml:space="preserve">- </w:t>
      </w:r>
      <w:r w:rsidRPr="00BD12CF">
        <w:rPr>
          <w:i/>
        </w:rPr>
        <w:t xml:space="preserve">Wireless </w:t>
      </w:r>
      <w:proofErr w:type="spellStart"/>
      <w:r w:rsidRPr="00BD12CF">
        <w:rPr>
          <w:i/>
        </w:rPr>
        <w:t>Fidelity</w:t>
      </w:r>
      <w:proofErr w:type="spellEnd"/>
    </w:p>
    <w:p w14:paraId="346780A5" w14:textId="67AEEBE7" w:rsidR="00B13C50" w:rsidRDefault="00891CBC" w:rsidP="00567693">
      <w:pPr>
        <w:pStyle w:val="TC-TituloPreTextual"/>
      </w:pPr>
      <w:bookmarkStart w:id="14" w:name="_Toc527721611"/>
      <w:bookmarkStart w:id="15" w:name="_Toc527793650"/>
      <w:bookmarkStart w:id="16" w:name="_Toc527795383"/>
      <w:bookmarkStart w:id="17" w:name="_Toc527798493"/>
      <w:r>
        <w:lastRenderedPageBreak/>
        <w:t>Resumo</w:t>
      </w:r>
      <w:bookmarkEnd w:id="14"/>
      <w:bookmarkEnd w:id="15"/>
      <w:bookmarkEnd w:id="16"/>
      <w:bookmarkEnd w:id="17"/>
    </w:p>
    <w:p w14:paraId="6058305F" w14:textId="77777777" w:rsidR="00891CBC" w:rsidRDefault="00891CBC" w:rsidP="00891CBC">
      <w:pPr>
        <w:pStyle w:val="TE-Normal"/>
      </w:pPr>
    </w:p>
    <w:p w14:paraId="3244A080" w14:textId="77777777" w:rsidR="00891CBC" w:rsidRDefault="00891CBC" w:rsidP="00891CBC">
      <w:pPr>
        <w:pStyle w:val="TE-Normal"/>
      </w:pPr>
    </w:p>
    <w:p w14:paraId="0DCE2F3C" w14:textId="77777777" w:rsidR="00891CBC" w:rsidRDefault="00891CBC" w:rsidP="00891CBC">
      <w:pPr>
        <w:pStyle w:val="TE-Resumo"/>
      </w:pPr>
      <w:r>
        <w:rPr>
          <w:b/>
        </w:rPr>
        <w:t>Palavras-chave</w:t>
      </w:r>
      <w:r>
        <w:t xml:space="preserve">: </w:t>
      </w:r>
    </w:p>
    <w:p w14:paraId="12B62AE6" w14:textId="20C7CF3C" w:rsidR="00891CBC" w:rsidRPr="00A11706" w:rsidRDefault="00567693">
      <w:pPr>
        <w:rPr>
          <w:sz w:val="26"/>
          <w:szCs w:val="26"/>
        </w:rPr>
      </w:pPr>
      <w:r w:rsidRPr="00A11706">
        <w:rPr>
          <w:sz w:val="26"/>
          <w:szCs w:val="26"/>
        </w:rPr>
        <w:t>Sistema; gerenciamento; informatizar; avaliação e níveis.</w:t>
      </w:r>
      <w:r w:rsidR="00891CBC" w:rsidRPr="00A11706">
        <w:rPr>
          <w:sz w:val="26"/>
          <w:szCs w:val="26"/>
        </w:rPr>
        <w:br w:type="page"/>
      </w:r>
    </w:p>
    <w:p w14:paraId="6966F409" w14:textId="77777777" w:rsidR="00891CBC" w:rsidRDefault="00891CBC" w:rsidP="00891CBC">
      <w:pPr>
        <w:pStyle w:val="TC-TituloPreTextual"/>
        <w:rPr>
          <w:lang w:val="en-US"/>
        </w:rPr>
      </w:pPr>
      <w:bookmarkStart w:id="18" w:name="_Toc527721612"/>
      <w:bookmarkStart w:id="19" w:name="_Toc527793651"/>
      <w:bookmarkStart w:id="20" w:name="_Toc527795384"/>
      <w:bookmarkStart w:id="21" w:name="_Toc527798494"/>
      <w:r>
        <w:rPr>
          <w:lang w:val="en-US"/>
        </w:rPr>
        <w:lastRenderedPageBreak/>
        <w:t>Abstract</w:t>
      </w:r>
      <w:bookmarkEnd w:id="18"/>
      <w:bookmarkEnd w:id="19"/>
      <w:bookmarkEnd w:id="20"/>
      <w:bookmarkEnd w:id="21"/>
    </w:p>
    <w:p w14:paraId="1F35E356" w14:textId="300F4B23" w:rsidR="00A42599" w:rsidRDefault="00A42599" w:rsidP="007478E3">
      <w:pPr>
        <w:pStyle w:val="TE-Normal"/>
        <w:ind w:firstLine="0"/>
        <w:rPr>
          <w:lang w:val="en-US"/>
        </w:rPr>
      </w:pPr>
    </w:p>
    <w:p w14:paraId="483955A3" w14:textId="77777777" w:rsidR="00891CBC" w:rsidRDefault="00891CBC" w:rsidP="00891CBC">
      <w:pPr>
        <w:pStyle w:val="TE-Resumo"/>
        <w:rPr>
          <w:lang w:val="en-US"/>
        </w:rPr>
      </w:pPr>
      <w:r>
        <w:rPr>
          <w:b/>
          <w:lang w:val="en-US"/>
        </w:rPr>
        <w:t>Keywords</w:t>
      </w:r>
      <w:r>
        <w:rPr>
          <w:lang w:val="en-US"/>
        </w:rPr>
        <w:t xml:space="preserve">: </w:t>
      </w:r>
    </w:p>
    <w:p w14:paraId="2E6E7A78" w14:textId="213C19BA" w:rsidR="00891CBC" w:rsidRPr="007478E3" w:rsidRDefault="00A11706" w:rsidP="00891CBC">
      <w:pPr>
        <w:pStyle w:val="TE-Resumo"/>
        <w:rPr>
          <w:lang w:val="en-US"/>
        </w:rPr>
      </w:pPr>
      <w:r w:rsidRPr="00A11706">
        <w:rPr>
          <w:lang w:val="en-US"/>
        </w:rPr>
        <w:t>System; management; computerize; evaluation and levels.</w:t>
      </w:r>
    </w:p>
    <w:p w14:paraId="79EB4E06" w14:textId="66A8138B" w:rsidR="00E44E52" w:rsidRDefault="00E44E52" w:rsidP="00891CBC">
      <w:pPr>
        <w:pStyle w:val="TC-TituloPreTextual"/>
      </w:pPr>
      <w:bookmarkStart w:id="22" w:name="_Toc527793648"/>
      <w:bookmarkStart w:id="23" w:name="_Toc527795381"/>
      <w:bookmarkStart w:id="24" w:name="_Toc527798491"/>
      <w:bookmarkStart w:id="25" w:name="_Toc527799867"/>
      <w:bookmarkStart w:id="26" w:name="_Toc527806371"/>
      <w:bookmarkStart w:id="27" w:name="_Toc36868015"/>
      <w:bookmarkStart w:id="28" w:name="_Toc36868810"/>
      <w:bookmarkStart w:id="29" w:name="_Toc36868915"/>
      <w:bookmarkStart w:id="30" w:name="_Toc65576339"/>
      <w:r w:rsidRPr="00891CBC">
        <w:lastRenderedPageBreak/>
        <w:t>Sumário</w:t>
      </w:r>
      <w:bookmarkEnd w:id="22"/>
      <w:bookmarkEnd w:id="23"/>
      <w:bookmarkEnd w:id="24"/>
      <w:bookmarkEnd w:id="25"/>
      <w:bookmarkEnd w:id="26"/>
      <w:bookmarkEnd w:id="27"/>
      <w:bookmarkEnd w:id="28"/>
      <w:bookmarkEnd w:id="29"/>
      <w:bookmarkEnd w:id="30"/>
    </w:p>
    <w:p w14:paraId="3160054B" w14:textId="77777777" w:rsidR="00984413" w:rsidRDefault="00F765D2">
      <w:pPr>
        <w:pStyle w:val="Sumrio2"/>
        <w:tabs>
          <w:tab w:val="right" w:leader="dot" w:pos="9061"/>
        </w:tabs>
        <w:rPr>
          <w:rFonts w:asciiTheme="minorHAnsi" w:eastAsiaTheme="minorEastAsia" w:hAnsiTheme="minorHAnsi" w:cstheme="minorBidi"/>
          <w:b w:val="0"/>
          <w:caps w:val="0"/>
          <w:noProof/>
          <w:sz w:val="22"/>
          <w:szCs w:val="22"/>
        </w:rPr>
      </w:pPr>
      <w:r>
        <w:fldChar w:fldCharType="begin"/>
      </w:r>
      <w:r w:rsidR="00316E4D">
        <w:instrText xml:space="preserve"> TOC \t "TC-TituloCentralizado;1;T1-TituloPrimario;2;T2-TituloSecundario;3;T3-TituloTerciario;4;TP-TituloCentralizadoPos;1" </w:instrText>
      </w:r>
      <w:r>
        <w:fldChar w:fldCharType="separate"/>
      </w:r>
      <w:r w:rsidR="00984413">
        <w:rPr>
          <w:noProof/>
        </w:rPr>
        <w:t>1 INTRODUÇÃO</w:t>
      </w:r>
      <w:r w:rsidR="00984413">
        <w:rPr>
          <w:noProof/>
        </w:rPr>
        <w:tab/>
      </w:r>
      <w:r w:rsidR="00984413">
        <w:rPr>
          <w:noProof/>
        </w:rPr>
        <w:fldChar w:fldCharType="begin"/>
      </w:r>
      <w:r w:rsidR="00984413">
        <w:rPr>
          <w:noProof/>
        </w:rPr>
        <w:instrText xml:space="preserve"> PAGEREF _Toc531976620 \h </w:instrText>
      </w:r>
      <w:r w:rsidR="00984413">
        <w:rPr>
          <w:noProof/>
        </w:rPr>
      </w:r>
      <w:r w:rsidR="00984413">
        <w:rPr>
          <w:noProof/>
        </w:rPr>
        <w:fldChar w:fldCharType="separate"/>
      </w:r>
      <w:r w:rsidR="007478E3">
        <w:rPr>
          <w:noProof/>
        </w:rPr>
        <w:t>10</w:t>
      </w:r>
      <w:r w:rsidR="00984413">
        <w:rPr>
          <w:noProof/>
        </w:rPr>
        <w:fldChar w:fldCharType="end"/>
      </w:r>
    </w:p>
    <w:p w14:paraId="4BB7D1E8"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1.1 Apresentação</w:t>
      </w:r>
      <w:r>
        <w:rPr>
          <w:noProof/>
        </w:rPr>
        <w:tab/>
      </w:r>
      <w:r>
        <w:rPr>
          <w:noProof/>
        </w:rPr>
        <w:fldChar w:fldCharType="begin"/>
      </w:r>
      <w:r>
        <w:rPr>
          <w:noProof/>
        </w:rPr>
        <w:instrText xml:space="preserve"> PAGEREF _Toc531976621 \h </w:instrText>
      </w:r>
      <w:r>
        <w:rPr>
          <w:noProof/>
        </w:rPr>
      </w:r>
      <w:r>
        <w:rPr>
          <w:noProof/>
        </w:rPr>
        <w:fldChar w:fldCharType="separate"/>
      </w:r>
      <w:r w:rsidR="007478E3">
        <w:rPr>
          <w:noProof/>
        </w:rPr>
        <w:t>10</w:t>
      </w:r>
      <w:r>
        <w:rPr>
          <w:noProof/>
        </w:rPr>
        <w:fldChar w:fldCharType="end"/>
      </w:r>
    </w:p>
    <w:p w14:paraId="65FC8BF1"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1.2 Descrição do problema</w:t>
      </w:r>
      <w:r>
        <w:rPr>
          <w:noProof/>
        </w:rPr>
        <w:tab/>
      </w:r>
      <w:r>
        <w:rPr>
          <w:noProof/>
        </w:rPr>
        <w:fldChar w:fldCharType="begin"/>
      </w:r>
      <w:r>
        <w:rPr>
          <w:noProof/>
        </w:rPr>
        <w:instrText xml:space="preserve"> PAGEREF _Toc531976622 \h </w:instrText>
      </w:r>
      <w:r>
        <w:rPr>
          <w:noProof/>
        </w:rPr>
      </w:r>
      <w:r>
        <w:rPr>
          <w:noProof/>
        </w:rPr>
        <w:fldChar w:fldCharType="separate"/>
      </w:r>
      <w:r w:rsidR="007478E3">
        <w:rPr>
          <w:noProof/>
        </w:rPr>
        <w:t>11</w:t>
      </w:r>
      <w:r>
        <w:rPr>
          <w:noProof/>
        </w:rPr>
        <w:fldChar w:fldCharType="end"/>
      </w:r>
    </w:p>
    <w:p w14:paraId="2491948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1.3 Justificativa</w:t>
      </w:r>
      <w:r>
        <w:rPr>
          <w:noProof/>
        </w:rPr>
        <w:tab/>
      </w:r>
      <w:r>
        <w:rPr>
          <w:noProof/>
        </w:rPr>
        <w:fldChar w:fldCharType="begin"/>
      </w:r>
      <w:r>
        <w:rPr>
          <w:noProof/>
        </w:rPr>
        <w:instrText xml:space="preserve"> PAGEREF _Toc531976623 \h </w:instrText>
      </w:r>
      <w:r>
        <w:rPr>
          <w:noProof/>
        </w:rPr>
      </w:r>
      <w:r>
        <w:rPr>
          <w:noProof/>
        </w:rPr>
        <w:fldChar w:fldCharType="separate"/>
      </w:r>
      <w:r w:rsidR="007478E3">
        <w:rPr>
          <w:noProof/>
        </w:rPr>
        <w:t>12</w:t>
      </w:r>
      <w:r>
        <w:rPr>
          <w:noProof/>
        </w:rPr>
        <w:fldChar w:fldCharType="end"/>
      </w:r>
    </w:p>
    <w:p w14:paraId="7FFB380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1.4 Objetivo geral</w:t>
      </w:r>
      <w:r>
        <w:rPr>
          <w:noProof/>
        </w:rPr>
        <w:tab/>
      </w:r>
      <w:r>
        <w:rPr>
          <w:noProof/>
        </w:rPr>
        <w:fldChar w:fldCharType="begin"/>
      </w:r>
      <w:r>
        <w:rPr>
          <w:noProof/>
        </w:rPr>
        <w:instrText xml:space="preserve"> PAGEREF _Toc531976624 \h </w:instrText>
      </w:r>
      <w:r>
        <w:rPr>
          <w:noProof/>
        </w:rPr>
      </w:r>
      <w:r>
        <w:rPr>
          <w:noProof/>
        </w:rPr>
        <w:fldChar w:fldCharType="separate"/>
      </w:r>
      <w:r w:rsidR="007478E3">
        <w:rPr>
          <w:noProof/>
        </w:rPr>
        <w:t>13</w:t>
      </w:r>
      <w:r>
        <w:rPr>
          <w:noProof/>
        </w:rPr>
        <w:fldChar w:fldCharType="end"/>
      </w:r>
    </w:p>
    <w:p w14:paraId="63A09D6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1.5 Objetivos específicos</w:t>
      </w:r>
      <w:r>
        <w:rPr>
          <w:noProof/>
        </w:rPr>
        <w:tab/>
      </w:r>
      <w:r>
        <w:rPr>
          <w:noProof/>
        </w:rPr>
        <w:fldChar w:fldCharType="begin"/>
      </w:r>
      <w:r>
        <w:rPr>
          <w:noProof/>
        </w:rPr>
        <w:instrText xml:space="preserve"> PAGEREF _Toc531976625 \h </w:instrText>
      </w:r>
      <w:r>
        <w:rPr>
          <w:noProof/>
        </w:rPr>
      </w:r>
      <w:r>
        <w:rPr>
          <w:noProof/>
        </w:rPr>
        <w:fldChar w:fldCharType="separate"/>
      </w:r>
      <w:r w:rsidR="007478E3">
        <w:rPr>
          <w:noProof/>
        </w:rPr>
        <w:t>13</w:t>
      </w:r>
      <w:r>
        <w:rPr>
          <w:noProof/>
        </w:rPr>
        <w:fldChar w:fldCharType="end"/>
      </w:r>
    </w:p>
    <w:p w14:paraId="23C49D24"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1.6 Metodologia</w:t>
      </w:r>
      <w:r>
        <w:rPr>
          <w:noProof/>
        </w:rPr>
        <w:tab/>
      </w:r>
      <w:r>
        <w:rPr>
          <w:noProof/>
        </w:rPr>
        <w:fldChar w:fldCharType="begin"/>
      </w:r>
      <w:r>
        <w:rPr>
          <w:noProof/>
        </w:rPr>
        <w:instrText xml:space="preserve"> PAGEREF _Toc531976626 \h </w:instrText>
      </w:r>
      <w:r>
        <w:rPr>
          <w:noProof/>
        </w:rPr>
      </w:r>
      <w:r>
        <w:rPr>
          <w:noProof/>
        </w:rPr>
        <w:fldChar w:fldCharType="separate"/>
      </w:r>
      <w:r w:rsidR="007478E3">
        <w:rPr>
          <w:noProof/>
        </w:rPr>
        <w:t>13</w:t>
      </w:r>
      <w:r>
        <w:rPr>
          <w:noProof/>
        </w:rPr>
        <w:fldChar w:fldCharType="end"/>
      </w:r>
    </w:p>
    <w:p w14:paraId="48CD448C"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2 REFERÊNCIAL TEÓRICO</w:t>
      </w:r>
      <w:r>
        <w:rPr>
          <w:noProof/>
        </w:rPr>
        <w:tab/>
      </w:r>
      <w:r>
        <w:rPr>
          <w:noProof/>
        </w:rPr>
        <w:fldChar w:fldCharType="begin"/>
      </w:r>
      <w:r>
        <w:rPr>
          <w:noProof/>
        </w:rPr>
        <w:instrText xml:space="preserve"> PAGEREF _Toc531976627 \h </w:instrText>
      </w:r>
      <w:r>
        <w:rPr>
          <w:noProof/>
        </w:rPr>
      </w:r>
      <w:r>
        <w:rPr>
          <w:noProof/>
        </w:rPr>
        <w:fldChar w:fldCharType="separate"/>
      </w:r>
      <w:r w:rsidR="007478E3">
        <w:rPr>
          <w:noProof/>
        </w:rPr>
        <w:t>15</w:t>
      </w:r>
      <w:r>
        <w:rPr>
          <w:noProof/>
        </w:rPr>
        <w:fldChar w:fldCharType="end"/>
      </w:r>
    </w:p>
    <w:p w14:paraId="05CB79DE"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2.1 Formas e correções de avaliações</w:t>
      </w:r>
      <w:r>
        <w:rPr>
          <w:noProof/>
        </w:rPr>
        <w:tab/>
      </w:r>
      <w:r>
        <w:rPr>
          <w:noProof/>
        </w:rPr>
        <w:fldChar w:fldCharType="begin"/>
      </w:r>
      <w:r>
        <w:rPr>
          <w:noProof/>
        </w:rPr>
        <w:instrText xml:space="preserve"> PAGEREF _Toc531976628 \h </w:instrText>
      </w:r>
      <w:r>
        <w:rPr>
          <w:noProof/>
        </w:rPr>
      </w:r>
      <w:r>
        <w:rPr>
          <w:noProof/>
        </w:rPr>
        <w:fldChar w:fldCharType="separate"/>
      </w:r>
      <w:r w:rsidR="007478E3">
        <w:rPr>
          <w:noProof/>
        </w:rPr>
        <w:t>15</w:t>
      </w:r>
      <w:r>
        <w:rPr>
          <w:noProof/>
        </w:rPr>
        <w:fldChar w:fldCharType="end"/>
      </w:r>
    </w:p>
    <w:p w14:paraId="6A0EE64E"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2.1.1 Avaliação discursiva</w:t>
      </w:r>
      <w:r>
        <w:rPr>
          <w:noProof/>
        </w:rPr>
        <w:tab/>
      </w:r>
      <w:r>
        <w:rPr>
          <w:noProof/>
        </w:rPr>
        <w:fldChar w:fldCharType="begin"/>
      </w:r>
      <w:r>
        <w:rPr>
          <w:noProof/>
        </w:rPr>
        <w:instrText xml:space="preserve"> PAGEREF _Toc531976629 \h </w:instrText>
      </w:r>
      <w:r>
        <w:rPr>
          <w:noProof/>
        </w:rPr>
      </w:r>
      <w:r>
        <w:rPr>
          <w:noProof/>
        </w:rPr>
        <w:fldChar w:fldCharType="separate"/>
      </w:r>
      <w:r w:rsidR="007478E3">
        <w:rPr>
          <w:noProof/>
        </w:rPr>
        <w:t>15</w:t>
      </w:r>
      <w:r>
        <w:rPr>
          <w:noProof/>
        </w:rPr>
        <w:fldChar w:fldCharType="end"/>
      </w:r>
    </w:p>
    <w:p w14:paraId="58A62210"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2.1.2 Questões de dissertação</w:t>
      </w:r>
      <w:r>
        <w:rPr>
          <w:noProof/>
        </w:rPr>
        <w:tab/>
      </w:r>
      <w:r>
        <w:rPr>
          <w:noProof/>
        </w:rPr>
        <w:fldChar w:fldCharType="begin"/>
      </w:r>
      <w:r>
        <w:rPr>
          <w:noProof/>
        </w:rPr>
        <w:instrText xml:space="preserve"> PAGEREF _Toc531976630 \h </w:instrText>
      </w:r>
      <w:r>
        <w:rPr>
          <w:noProof/>
        </w:rPr>
      </w:r>
      <w:r>
        <w:rPr>
          <w:noProof/>
        </w:rPr>
        <w:fldChar w:fldCharType="separate"/>
      </w:r>
      <w:r w:rsidR="007478E3">
        <w:rPr>
          <w:noProof/>
        </w:rPr>
        <w:t>15</w:t>
      </w:r>
      <w:r>
        <w:rPr>
          <w:noProof/>
        </w:rPr>
        <w:fldChar w:fldCharType="end"/>
      </w:r>
    </w:p>
    <w:p w14:paraId="7875B6F2"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2.1.3 Avaliações objetivas</w:t>
      </w:r>
      <w:r>
        <w:rPr>
          <w:noProof/>
        </w:rPr>
        <w:tab/>
      </w:r>
      <w:r>
        <w:rPr>
          <w:noProof/>
        </w:rPr>
        <w:fldChar w:fldCharType="begin"/>
      </w:r>
      <w:r>
        <w:rPr>
          <w:noProof/>
        </w:rPr>
        <w:instrText xml:space="preserve"> PAGEREF _Toc531976631 \h </w:instrText>
      </w:r>
      <w:r>
        <w:rPr>
          <w:noProof/>
        </w:rPr>
      </w:r>
      <w:r>
        <w:rPr>
          <w:noProof/>
        </w:rPr>
        <w:fldChar w:fldCharType="separate"/>
      </w:r>
      <w:r w:rsidR="007478E3">
        <w:rPr>
          <w:noProof/>
        </w:rPr>
        <w:t>16</w:t>
      </w:r>
      <w:r>
        <w:rPr>
          <w:noProof/>
        </w:rPr>
        <w:fldChar w:fldCharType="end"/>
      </w:r>
    </w:p>
    <w:p w14:paraId="56F85AC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2.1.4 Correção das avaliações</w:t>
      </w:r>
      <w:r>
        <w:rPr>
          <w:noProof/>
        </w:rPr>
        <w:tab/>
      </w:r>
      <w:r>
        <w:rPr>
          <w:noProof/>
        </w:rPr>
        <w:fldChar w:fldCharType="begin"/>
      </w:r>
      <w:r>
        <w:rPr>
          <w:noProof/>
        </w:rPr>
        <w:instrText xml:space="preserve"> PAGEREF _Toc531976632 \h </w:instrText>
      </w:r>
      <w:r>
        <w:rPr>
          <w:noProof/>
        </w:rPr>
      </w:r>
      <w:r>
        <w:rPr>
          <w:noProof/>
        </w:rPr>
        <w:fldChar w:fldCharType="separate"/>
      </w:r>
      <w:r w:rsidR="007478E3">
        <w:rPr>
          <w:noProof/>
        </w:rPr>
        <w:t>16</w:t>
      </w:r>
      <w:r>
        <w:rPr>
          <w:noProof/>
        </w:rPr>
        <w:fldChar w:fldCharType="end"/>
      </w:r>
    </w:p>
    <w:p w14:paraId="10BF375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2.2 Informatização das avaliações</w:t>
      </w:r>
      <w:r>
        <w:rPr>
          <w:noProof/>
        </w:rPr>
        <w:tab/>
      </w:r>
      <w:r>
        <w:rPr>
          <w:noProof/>
        </w:rPr>
        <w:fldChar w:fldCharType="begin"/>
      </w:r>
      <w:r>
        <w:rPr>
          <w:noProof/>
        </w:rPr>
        <w:instrText xml:space="preserve"> PAGEREF _Toc531976633 \h </w:instrText>
      </w:r>
      <w:r>
        <w:rPr>
          <w:noProof/>
        </w:rPr>
      </w:r>
      <w:r>
        <w:rPr>
          <w:noProof/>
        </w:rPr>
        <w:fldChar w:fldCharType="separate"/>
      </w:r>
      <w:r w:rsidR="007478E3">
        <w:rPr>
          <w:noProof/>
        </w:rPr>
        <w:t>17</w:t>
      </w:r>
      <w:r>
        <w:rPr>
          <w:noProof/>
        </w:rPr>
        <w:fldChar w:fldCharType="end"/>
      </w:r>
    </w:p>
    <w:p w14:paraId="12BA1304"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2.2.1 Centralização das informações</w:t>
      </w:r>
      <w:r>
        <w:rPr>
          <w:noProof/>
        </w:rPr>
        <w:tab/>
      </w:r>
      <w:r>
        <w:rPr>
          <w:noProof/>
        </w:rPr>
        <w:fldChar w:fldCharType="begin"/>
      </w:r>
      <w:r>
        <w:rPr>
          <w:noProof/>
        </w:rPr>
        <w:instrText xml:space="preserve"> PAGEREF _Toc531976634 \h </w:instrText>
      </w:r>
      <w:r>
        <w:rPr>
          <w:noProof/>
        </w:rPr>
      </w:r>
      <w:r>
        <w:rPr>
          <w:noProof/>
        </w:rPr>
        <w:fldChar w:fldCharType="separate"/>
      </w:r>
      <w:r w:rsidR="007478E3">
        <w:rPr>
          <w:noProof/>
        </w:rPr>
        <w:t>18</w:t>
      </w:r>
      <w:r>
        <w:rPr>
          <w:noProof/>
        </w:rPr>
        <w:fldChar w:fldCharType="end"/>
      </w:r>
    </w:p>
    <w:p w14:paraId="07784C3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2.2.2 Gastos com impressões de avaliações</w:t>
      </w:r>
      <w:r>
        <w:rPr>
          <w:noProof/>
        </w:rPr>
        <w:tab/>
      </w:r>
      <w:r>
        <w:rPr>
          <w:noProof/>
        </w:rPr>
        <w:fldChar w:fldCharType="begin"/>
      </w:r>
      <w:r>
        <w:rPr>
          <w:noProof/>
        </w:rPr>
        <w:instrText xml:space="preserve"> PAGEREF _Toc531976635 \h </w:instrText>
      </w:r>
      <w:r>
        <w:rPr>
          <w:noProof/>
        </w:rPr>
      </w:r>
      <w:r>
        <w:rPr>
          <w:noProof/>
        </w:rPr>
        <w:fldChar w:fldCharType="separate"/>
      </w:r>
      <w:r w:rsidR="007478E3">
        <w:rPr>
          <w:noProof/>
        </w:rPr>
        <w:t>19</w:t>
      </w:r>
      <w:r>
        <w:rPr>
          <w:noProof/>
        </w:rPr>
        <w:fldChar w:fldCharType="end"/>
      </w:r>
    </w:p>
    <w:p w14:paraId="2D10593C"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2.2.3 Redução do impacto ambiental</w:t>
      </w:r>
      <w:r>
        <w:rPr>
          <w:noProof/>
        </w:rPr>
        <w:tab/>
      </w:r>
      <w:r>
        <w:rPr>
          <w:noProof/>
        </w:rPr>
        <w:fldChar w:fldCharType="begin"/>
      </w:r>
      <w:r>
        <w:rPr>
          <w:noProof/>
        </w:rPr>
        <w:instrText xml:space="preserve"> PAGEREF _Toc531976636 \h </w:instrText>
      </w:r>
      <w:r>
        <w:rPr>
          <w:noProof/>
        </w:rPr>
      </w:r>
      <w:r>
        <w:rPr>
          <w:noProof/>
        </w:rPr>
        <w:fldChar w:fldCharType="separate"/>
      </w:r>
      <w:r w:rsidR="007478E3">
        <w:rPr>
          <w:noProof/>
        </w:rPr>
        <w:t>19</w:t>
      </w:r>
      <w:r>
        <w:rPr>
          <w:noProof/>
        </w:rPr>
        <w:fldChar w:fldCharType="end"/>
      </w:r>
    </w:p>
    <w:p w14:paraId="673C0D50"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2.3 TECNOLOGIAS DE DESENVOLIMENTO WEB</w:t>
      </w:r>
      <w:r>
        <w:rPr>
          <w:noProof/>
        </w:rPr>
        <w:tab/>
      </w:r>
      <w:r>
        <w:rPr>
          <w:noProof/>
        </w:rPr>
        <w:fldChar w:fldCharType="begin"/>
      </w:r>
      <w:r>
        <w:rPr>
          <w:noProof/>
        </w:rPr>
        <w:instrText xml:space="preserve"> PAGEREF _Toc531976637 \h </w:instrText>
      </w:r>
      <w:r>
        <w:rPr>
          <w:noProof/>
        </w:rPr>
      </w:r>
      <w:r>
        <w:rPr>
          <w:noProof/>
        </w:rPr>
        <w:fldChar w:fldCharType="separate"/>
      </w:r>
      <w:r w:rsidR="007478E3">
        <w:rPr>
          <w:noProof/>
        </w:rPr>
        <w:t>20</w:t>
      </w:r>
      <w:r>
        <w:rPr>
          <w:noProof/>
        </w:rPr>
        <w:fldChar w:fldCharType="end"/>
      </w:r>
    </w:p>
    <w:p w14:paraId="05D7B0F3"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2.4 HTML</w:t>
      </w:r>
      <w:r w:rsidRPr="007478E3">
        <w:rPr>
          <w:noProof/>
          <w:lang w:val="en-US"/>
        </w:rPr>
        <w:tab/>
      </w:r>
      <w:r>
        <w:rPr>
          <w:noProof/>
        </w:rPr>
        <w:fldChar w:fldCharType="begin"/>
      </w:r>
      <w:r w:rsidRPr="007478E3">
        <w:rPr>
          <w:noProof/>
          <w:lang w:val="en-US"/>
        </w:rPr>
        <w:instrText xml:space="preserve"> PAGEREF _Toc531976638 \h </w:instrText>
      </w:r>
      <w:r>
        <w:rPr>
          <w:noProof/>
        </w:rPr>
      </w:r>
      <w:r>
        <w:rPr>
          <w:noProof/>
        </w:rPr>
        <w:fldChar w:fldCharType="separate"/>
      </w:r>
      <w:r w:rsidR="007478E3">
        <w:rPr>
          <w:noProof/>
          <w:lang w:val="en-US"/>
        </w:rPr>
        <w:t>20</w:t>
      </w:r>
      <w:r>
        <w:rPr>
          <w:noProof/>
        </w:rPr>
        <w:fldChar w:fldCharType="end"/>
      </w:r>
    </w:p>
    <w:p w14:paraId="3EAC098F"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2.4.1 TAGS</w:t>
      </w:r>
      <w:r w:rsidRPr="007478E3">
        <w:rPr>
          <w:noProof/>
          <w:lang w:val="en-US"/>
        </w:rPr>
        <w:tab/>
      </w:r>
      <w:r>
        <w:rPr>
          <w:noProof/>
        </w:rPr>
        <w:fldChar w:fldCharType="begin"/>
      </w:r>
      <w:r w:rsidRPr="007478E3">
        <w:rPr>
          <w:noProof/>
          <w:lang w:val="en-US"/>
        </w:rPr>
        <w:instrText xml:space="preserve"> PAGEREF _Toc531976639 \h </w:instrText>
      </w:r>
      <w:r>
        <w:rPr>
          <w:noProof/>
        </w:rPr>
      </w:r>
      <w:r>
        <w:rPr>
          <w:noProof/>
        </w:rPr>
        <w:fldChar w:fldCharType="separate"/>
      </w:r>
      <w:r w:rsidR="007478E3">
        <w:rPr>
          <w:noProof/>
          <w:lang w:val="en-US"/>
        </w:rPr>
        <w:t>21</w:t>
      </w:r>
      <w:r>
        <w:rPr>
          <w:noProof/>
        </w:rPr>
        <w:fldChar w:fldCharType="end"/>
      </w:r>
    </w:p>
    <w:p w14:paraId="68F77E06"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2.4.2 HTML 5</w:t>
      </w:r>
      <w:r w:rsidRPr="007478E3">
        <w:rPr>
          <w:noProof/>
          <w:lang w:val="en-US"/>
        </w:rPr>
        <w:tab/>
      </w:r>
      <w:r>
        <w:rPr>
          <w:noProof/>
        </w:rPr>
        <w:fldChar w:fldCharType="begin"/>
      </w:r>
      <w:r w:rsidRPr="007478E3">
        <w:rPr>
          <w:noProof/>
          <w:lang w:val="en-US"/>
        </w:rPr>
        <w:instrText xml:space="preserve"> PAGEREF _Toc531976640 \h </w:instrText>
      </w:r>
      <w:r>
        <w:rPr>
          <w:noProof/>
        </w:rPr>
      </w:r>
      <w:r>
        <w:rPr>
          <w:noProof/>
        </w:rPr>
        <w:fldChar w:fldCharType="separate"/>
      </w:r>
      <w:r w:rsidR="007478E3">
        <w:rPr>
          <w:noProof/>
          <w:lang w:val="en-US"/>
        </w:rPr>
        <w:t>21</w:t>
      </w:r>
      <w:r>
        <w:rPr>
          <w:noProof/>
        </w:rPr>
        <w:fldChar w:fldCharType="end"/>
      </w:r>
    </w:p>
    <w:p w14:paraId="79AAAC87"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2.5 CSS</w:t>
      </w:r>
      <w:r w:rsidRPr="007478E3">
        <w:rPr>
          <w:noProof/>
          <w:lang w:val="en-US"/>
        </w:rPr>
        <w:tab/>
      </w:r>
      <w:r>
        <w:rPr>
          <w:noProof/>
        </w:rPr>
        <w:fldChar w:fldCharType="begin"/>
      </w:r>
      <w:r w:rsidRPr="007478E3">
        <w:rPr>
          <w:noProof/>
          <w:lang w:val="en-US"/>
        </w:rPr>
        <w:instrText xml:space="preserve"> PAGEREF _Toc531976641 \h </w:instrText>
      </w:r>
      <w:r>
        <w:rPr>
          <w:noProof/>
        </w:rPr>
      </w:r>
      <w:r>
        <w:rPr>
          <w:noProof/>
        </w:rPr>
        <w:fldChar w:fldCharType="separate"/>
      </w:r>
      <w:r w:rsidR="007478E3">
        <w:rPr>
          <w:noProof/>
          <w:lang w:val="en-US"/>
        </w:rPr>
        <w:t>21</w:t>
      </w:r>
      <w:r>
        <w:rPr>
          <w:noProof/>
        </w:rPr>
        <w:fldChar w:fldCharType="end"/>
      </w:r>
    </w:p>
    <w:p w14:paraId="23A9BD04"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2.5.1 CSS 3</w:t>
      </w:r>
      <w:r w:rsidRPr="007478E3">
        <w:rPr>
          <w:noProof/>
          <w:lang w:val="en-US"/>
        </w:rPr>
        <w:tab/>
      </w:r>
      <w:r>
        <w:rPr>
          <w:noProof/>
        </w:rPr>
        <w:fldChar w:fldCharType="begin"/>
      </w:r>
      <w:r w:rsidRPr="007478E3">
        <w:rPr>
          <w:noProof/>
          <w:lang w:val="en-US"/>
        </w:rPr>
        <w:instrText xml:space="preserve"> PAGEREF _Toc531976642 \h </w:instrText>
      </w:r>
      <w:r>
        <w:rPr>
          <w:noProof/>
        </w:rPr>
      </w:r>
      <w:r>
        <w:rPr>
          <w:noProof/>
        </w:rPr>
        <w:fldChar w:fldCharType="separate"/>
      </w:r>
      <w:r w:rsidR="007478E3">
        <w:rPr>
          <w:noProof/>
          <w:lang w:val="en-US"/>
        </w:rPr>
        <w:t>22</w:t>
      </w:r>
      <w:r>
        <w:rPr>
          <w:noProof/>
        </w:rPr>
        <w:fldChar w:fldCharType="end"/>
      </w:r>
    </w:p>
    <w:p w14:paraId="41C5139A"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2.6 JavaScript</w:t>
      </w:r>
      <w:r>
        <w:rPr>
          <w:noProof/>
        </w:rPr>
        <w:tab/>
      </w:r>
      <w:r>
        <w:rPr>
          <w:noProof/>
        </w:rPr>
        <w:fldChar w:fldCharType="begin"/>
      </w:r>
      <w:r>
        <w:rPr>
          <w:noProof/>
        </w:rPr>
        <w:instrText xml:space="preserve"> PAGEREF _Toc531976643 \h </w:instrText>
      </w:r>
      <w:r>
        <w:rPr>
          <w:noProof/>
        </w:rPr>
      </w:r>
      <w:r>
        <w:rPr>
          <w:noProof/>
        </w:rPr>
        <w:fldChar w:fldCharType="separate"/>
      </w:r>
      <w:r w:rsidR="007478E3">
        <w:rPr>
          <w:noProof/>
        </w:rPr>
        <w:t>22</w:t>
      </w:r>
      <w:r>
        <w:rPr>
          <w:noProof/>
        </w:rPr>
        <w:fldChar w:fldCharType="end"/>
      </w:r>
    </w:p>
    <w:p w14:paraId="408DC9E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2.7 PHP</w:t>
      </w:r>
      <w:r>
        <w:rPr>
          <w:noProof/>
        </w:rPr>
        <w:tab/>
      </w:r>
      <w:r>
        <w:rPr>
          <w:noProof/>
        </w:rPr>
        <w:fldChar w:fldCharType="begin"/>
      </w:r>
      <w:r>
        <w:rPr>
          <w:noProof/>
        </w:rPr>
        <w:instrText xml:space="preserve"> PAGEREF _Toc531976644 \h </w:instrText>
      </w:r>
      <w:r>
        <w:rPr>
          <w:noProof/>
        </w:rPr>
      </w:r>
      <w:r>
        <w:rPr>
          <w:noProof/>
        </w:rPr>
        <w:fldChar w:fldCharType="separate"/>
      </w:r>
      <w:r w:rsidR="007478E3">
        <w:rPr>
          <w:noProof/>
        </w:rPr>
        <w:t>23</w:t>
      </w:r>
      <w:r>
        <w:rPr>
          <w:noProof/>
        </w:rPr>
        <w:fldChar w:fldCharType="end"/>
      </w:r>
    </w:p>
    <w:p w14:paraId="1A88277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2.8 MySQL</w:t>
      </w:r>
      <w:r>
        <w:rPr>
          <w:noProof/>
        </w:rPr>
        <w:tab/>
      </w:r>
      <w:r>
        <w:rPr>
          <w:noProof/>
        </w:rPr>
        <w:fldChar w:fldCharType="begin"/>
      </w:r>
      <w:r>
        <w:rPr>
          <w:noProof/>
        </w:rPr>
        <w:instrText xml:space="preserve"> PAGEREF _Toc531976645 \h </w:instrText>
      </w:r>
      <w:r>
        <w:rPr>
          <w:noProof/>
        </w:rPr>
      </w:r>
      <w:r>
        <w:rPr>
          <w:noProof/>
        </w:rPr>
        <w:fldChar w:fldCharType="separate"/>
      </w:r>
      <w:r w:rsidR="007478E3">
        <w:rPr>
          <w:noProof/>
        </w:rPr>
        <w:t>24</w:t>
      </w:r>
      <w:r>
        <w:rPr>
          <w:noProof/>
        </w:rPr>
        <w:fldChar w:fldCharType="end"/>
      </w:r>
    </w:p>
    <w:p w14:paraId="745E098B"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2.9 Conclusão</w:t>
      </w:r>
      <w:r>
        <w:rPr>
          <w:noProof/>
        </w:rPr>
        <w:tab/>
      </w:r>
      <w:r>
        <w:rPr>
          <w:noProof/>
        </w:rPr>
        <w:fldChar w:fldCharType="begin"/>
      </w:r>
      <w:r>
        <w:rPr>
          <w:noProof/>
        </w:rPr>
        <w:instrText xml:space="preserve"> PAGEREF _Toc531976646 \h </w:instrText>
      </w:r>
      <w:r>
        <w:rPr>
          <w:noProof/>
        </w:rPr>
      </w:r>
      <w:r>
        <w:rPr>
          <w:noProof/>
        </w:rPr>
        <w:fldChar w:fldCharType="separate"/>
      </w:r>
      <w:r w:rsidR="007478E3">
        <w:rPr>
          <w:noProof/>
        </w:rPr>
        <w:t>24</w:t>
      </w:r>
      <w:r>
        <w:rPr>
          <w:noProof/>
        </w:rPr>
        <w:fldChar w:fldCharType="end"/>
      </w:r>
    </w:p>
    <w:p w14:paraId="56A0FE20"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3 MODELAGEM DE DADOS</w:t>
      </w:r>
      <w:r>
        <w:rPr>
          <w:noProof/>
        </w:rPr>
        <w:tab/>
      </w:r>
      <w:r>
        <w:rPr>
          <w:noProof/>
        </w:rPr>
        <w:fldChar w:fldCharType="begin"/>
      </w:r>
      <w:r>
        <w:rPr>
          <w:noProof/>
        </w:rPr>
        <w:instrText xml:space="preserve"> PAGEREF _Toc531976647 \h </w:instrText>
      </w:r>
      <w:r>
        <w:rPr>
          <w:noProof/>
        </w:rPr>
      </w:r>
      <w:r>
        <w:rPr>
          <w:noProof/>
        </w:rPr>
        <w:fldChar w:fldCharType="separate"/>
      </w:r>
      <w:r w:rsidR="007478E3">
        <w:rPr>
          <w:noProof/>
        </w:rPr>
        <w:t>25</w:t>
      </w:r>
      <w:r>
        <w:rPr>
          <w:noProof/>
        </w:rPr>
        <w:fldChar w:fldCharType="end"/>
      </w:r>
    </w:p>
    <w:p w14:paraId="7941E95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sidRPr="00471CA6">
        <w:rPr>
          <w:i/>
          <w:noProof/>
        </w:rPr>
        <w:t>3.1</w:t>
      </w:r>
      <w:r w:rsidRPr="00471CA6">
        <w:rPr>
          <w:i/>
          <w:noProof/>
          <w:shd w:val="clear" w:color="auto" w:fill="FFFFFF"/>
        </w:rPr>
        <w:t xml:space="preserve"> Product Backlog</w:t>
      </w:r>
      <w:r>
        <w:rPr>
          <w:noProof/>
        </w:rPr>
        <w:tab/>
      </w:r>
      <w:r>
        <w:rPr>
          <w:noProof/>
        </w:rPr>
        <w:fldChar w:fldCharType="begin"/>
      </w:r>
      <w:r>
        <w:rPr>
          <w:noProof/>
        </w:rPr>
        <w:instrText xml:space="preserve"> PAGEREF _Toc531976648 \h </w:instrText>
      </w:r>
      <w:r>
        <w:rPr>
          <w:noProof/>
        </w:rPr>
      </w:r>
      <w:r>
        <w:rPr>
          <w:noProof/>
        </w:rPr>
        <w:fldChar w:fldCharType="separate"/>
      </w:r>
      <w:r w:rsidR="007478E3">
        <w:rPr>
          <w:noProof/>
        </w:rPr>
        <w:t>25</w:t>
      </w:r>
      <w:r>
        <w:rPr>
          <w:noProof/>
        </w:rPr>
        <w:fldChar w:fldCharType="end"/>
      </w:r>
    </w:p>
    <w:p w14:paraId="70A289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3.2 Histórias de usuários</w:t>
      </w:r>
      <w:r>
        <w:rPr>
          <w:noProof/>
        </w:rPr>
        <w:tab/>
      </w:r>
      <w:r>
        <w:rPr>
          <w:noProof/>
        </w:rPr>
        <w:fldChar w:fldCharType="begin"/>
      </w:r>
      <w:r>
        <w:rPr>
          <w:noProof/>
        </w:rPr>
        <w:instrText xml:space="preserve"> PAGEREF _Toc531976649 \h </w:instrText>
      </w:r>
      <w:r>
        <w:rPr>
          <w:noProof/>
        </w:rPr>
      </w:r>
      <w:r>
        <w:rPr>
          <w:noProof/>
        </w:rPr>
        <w:fldChar w:fldCharType="separate"/>
      </w:r>
      <w:r w:rsidR="007478E3">
        <w:rPr>
          <w:noProof/>
        </w:rPr>
        <w:t>25</w:t>
      </w:r>
      <w:r>
        <w:rPr>
          <w:noProof/>
        </w:rPr>
        <w:fldChar w:fldCharType="end"/>
      </w:r>
    </w:p>
    <w:p w14:paraId="2682B3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3.3 Requisitos funcionais</w:t>
      </w:r>
      <w:r>
        <w:rPr>
          <w:noProof/>
        </w:rPr>
        <w:tab/>
      </w:r>
      <w:r>
        <w:rPr>
          <w:noProof/>
        </w:rPr>
        <w:fldChar w:fldCharType="begin"/>
      </w:r>
      <w:r>
        <w:rPr>
          <w:noProof/>
        </w:rPr>
        <w:instrText xml:space="preserve"> PAGEREF _Toc531976650 \h </w:instrText>
      </w:r>
      <w:r>
        <w:rPr>
          <w:noProof/>
        </w:rPr>
      </w:r>
      <w:r>
        <w:rPr>
          <w:noProof/>
        </w:rPr>
        <w:fldChar w:fldCharType="separate"/>
      </w:r>
      <w:r w:rsidR="007478E3">
        <w:rPr>
          <w:noProof/>
        </w:rPr>
        <w:t>27</w:t>
      </w:r>
      <w:r>
        <w:rPr>
          <w:noProof/>
        </w:rPr>
        <w:fldChar w:fldCharType="end"/>
      </w:r>
    </w:p>
    <w:p w14:paraId="7F2DC70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3.4 Requisitos não funcionais</w:t>
      </w:r>
      <w:r>
        <w:rPr>
          <w:noProof/>
        </w:rPr>
        <w:tab/>
      </w:r>
      <w:r>
        <w:rPr>
          <w:noProof/>
        </w:rPr>
        <w:fldChar w:fldCharType="begin"/>
      </w:r>
      <w:r>
        <w:rPr>
          <w:noProof/>
        </w:rPr>
        <w:instrText xml:space="preserve"> PAGEREF _Toc531976651 \h </w:instrText>
      </w:r>
      <w:r>
        <w:rPr>
          <w:noProof/>
        </w:rPr>
      </w:r>
      <w:r>
        <w:rPr>
          <w:noProof/>
        </w:rPr>
        <w:fldChar w:fldCharType="separate"/>
      </w:r>
      <w:r w:rsidR="007478E3">
        <w:rPr>
          <w:noProof/>
        </w:rPr>
        <w:t>30</w:t>
      </w:r>
      <w:r>
        <w:rPr>
          <w:noProof/>
        </w:rPr>
        <w:fldChar w:fldCharType="end"/>
      </w:r>
    </w:p>
    <w:p w14:paraId="1A3A912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3.5 Modelagem conceitual</w:t>
      </w:r>
      <w:r>
        <w:rPr>
          <w:noProof/>
        </w:rPr>
        <w:tab/>
      </w:r>
      <w:r>
        <w:rPr>
          <w:noProof/>
        </w:rPr>
        <w:fldChar w:fldCharType="begin"/>
      </w:r>
      <w:r>
        <w:rPr>
          <w:noProof/>
        </w:rPr>
        <w:instrText xml:space="preserve"> PAGEREF _Toc531976652 \h </w:instrText>
      </w:r>
      <w:r>
        <w:rPr>
          <w:noProof/>
        </w:rPr>
      </w:r>
      <w:r>
        <w:rPr>
          <w:noProof/>
        </w:rPr>
        <w:fldChar w:fldCharType="separate"/>
      </w:r>
      <w:r w:rsidR="007478E3">
        <w:rPr>
          <w:noProof/>
        </w:rPr>
        <w:t>32</w:t>
      </w:r>
      <w:r>
        <w:rPr>
          <w:noProof/>
        </w:rPr>
        <w:fldChar w:fldCharType="end"/>
      </w:r>
    </w:p>
    <w:p w14:paraId="53E00F3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3.6 Modelagem lógica</w:t>
      </w:r>
      <w:r>
        <w:rPr>
          <w:noProof/>
        </w:rPr>
        <w:tab/>
      </w:r>
      <w:r>
        <w:rPr>
          <w:noProof/>
        </w:rPr>
        <w:fldChar w:fldCharType="begin"/>
      </w:r>
      <w:r>
        <w:rPr>
          <w:noProof/>
        </w:rPr>
        <w:instrText xml:space="preserve"> PAGEREF _Toc531976653 \h </w:instrText>
      </w:r>
      <w:r>
        <w:rPr>
          <w:noProof/>
        </w:rPr>
      </w:r>
      <w:r>
        <w:rPr>
          <w:noProof/>
        </w:rPr>
        <w:fldChar w:fldCharType="separate"/>
      </w:r>
      <w:r w:rsidR="007478E3">
        <w:rPr>
          <w:noProof/>
        </w:rPr>
        <w:t>33</w:t>
      </w:r>
      <w:r>
        <w:rPr>
          <w:noProof/>
        </w:rPr>
        <w:fldChar w:fldCharType="end"/>
      </w:r>
    </w:p>
    <w:p w14:paraId="55B57139"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lastRenderedPageBreak/>
        <w:t>3.7 Conclusão</w:t>
      </w:r>
      <w:r>
        <w:rPr>
          <w:noProof/>
        </w:rPr>
        <w:tab/>
      </w:r>
      <w:r>
        <w:rPr>
          <w:noProof/>
        </w:rPr>
        <w:fldChar w:fldCharType="begin"/>
      </w:r>
      <w:r>
        <w:rPr>
          <w:noProof/>
        </w:rPr>
        <w:instrText xml:space="preserve"> PAGEREF _Toc531976654 \h </w:instrText>
      </w:r>
      <w:r>
        <w:rPr>
          <w:noProof/>
        </w:rPr>
      </w:r>
      <w:r>
        <w:rPr>
          <w:noProof/>
        </w:rPr>
        <w:fldChar w:fldCharType="separate"/>
      </w:r>
      <w:r w:rsidR="007478E3">
        <w:rPr>
          <w:noProof/>
        </w:rPr>
        <w:t>33</w:t>
      </w:r>
      <w:r>
        <w:rPr>
          <w:noProof/>
        </w:rPr>
        <w:fldChar w:fldCharType="end"/>
      </w:r>
    </w:p>
    <w:p w14:paraId="2CC57E49"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4 IMPLEMENTAÇÃO DO SISTEMA</w:t>
      </w:r>
      <w:r>
        <w:rPr>
          <w:noProof/>
        </w:rPr>
        <w:tab/>
      </w:r>
      <w:r>
        <w:rPr>
          <w:noProof/>
        </w:rPr>
        <w:fldChar w:fldCharType="begin"/>
      </w:r>
      <w:r>
        <w:rPr>
          <w:noProof/>
        </w:rPr>
        <w:instrText xml:space="preserve"> PAGEREF _Toc531976655 \h </w:instrText>
      </w:r>
      <w:r>
        <w:rPr>
          <w:noProof/>
        </w:rPr>
      </w:r>
      <w:r>
        <w:rPr>
          <w:noProof/>
        </w:rPr>
        <w:fldChar w:fldCharType="separate"/>
      </w:r>
      <w:r w:rsidR="007478E3">
        <w:rPr>
          <w:noProof/>
        </w:rPr>
        <w:t>35</w:t>
      </w:r>
      <w:r>
        <w:rPr>
          <w:noProof/>
        </w:rPr>
        <w:fldChar w:fldCharType="end"/>
      </w:r>
    </w:p>
    <w:p w14:paraId="2F8A838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4.1 Funcionalidades</w:t>
      </w:r>
      <w:r>
        <w:rPr>
          <w:noProof/>
        </w:rPr>
        <w:tab/>
      </w:r>
      <w:r>
        <w:rPr>
          <w:noProof/>
        </w:rPr>
        <w:fldChar w:fldCharType="begin"/>
      </w:r>
      <w:r>
        <w:rPr>
          <w:noProof/>
        </w:rPr>
        <w:instrText xml:space="preserve"> PAGEREF _Toc531976656 \h </w:instrText>
      </w:r>
      <w:r>
        <w:rPr>
          <w:noProof/>
        </w:rPr>
      </w:r>
      <w:r>
        <w:rPr>
          <w:noProof/>
        </w:rPr>
        <w:fldChar w:fldCharType="separate"/>
      </w:r>
      <w:r w:rsidR="007478E3">
        <w:rPr>
          <w:noProof/>
        </w:rPr>
        <w:t>35</w:t>
      </w:r>
      <w:r>
        <w:rPr>
          <w:noProof/>
        </w:rPr>
        <w:fldChar w:fldCharType="end"/>
      </w:r>
    </w:p>
    <w:p w14:paraId="6FE56135"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4.1.1 Apresentação do sistema</w:t>
      </w:r>
      <w:r>
        <w:rPr>
          <w:noProof/>
        </w:rPr>
        <w:tab/>
      </w:r>
      <w:r>
        <w:rPr>
          <w:noProof/>
        </w:rPr>
        <w:fldChar w:fldCharType="begin"/>
      </w:r>
      <w:r>
        <w:rPr>
          <w:noProof/>
        </w:rPr>
        <w:instrText xml:space="preserve"> PAGEREF _Toc531976657 \h </w:instrText>
      </w:r>
      <w:r>
        <w:rPr>
          <w:noProof/>
        </w:rPr>
      </w:r>
      <w:r>
        <w:rPr>
          <w:noProof/>
        </w:rPr>
        <w:fldChar w:fldCharType="separate"/>
      </w:r>
      <w:r w:rsidR="007478E3">
        <w:rPr>
          <w:noProof/>
        </w:rPr>
        <w:t>35</w:t>
      </w:r>
      <w:r>
        <w:rPr>
          <w:noProof/>
        </w:rPr>
        <w:fldChar w:fldCharType="end"/>
      </w:r>
    </w:p>
    <w:p w14:paraId="4DCF15CE" w14:textId="7B75EEC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4.2 Conclusão</w:t>
      </w:r>
      <w:r>
        <w:rPr>
          <w:noProof/>
        </w:rPr>
        <w:tab/>
      </w:r>
      <w:r>
        <w:rPr>
          <w:noProof/>
        </w:rPr>
        <w:fldChar w:fldCharType="begin"/>
      </w:r>
      <w:r>
        <w:rPr>
          <w:noProof/>
        </w:rPr>
        <w:instrText xml:space="preserve"> PAGEREF _Toc531976658 \h </w:instrText>
      </w:r>
      <w:r>
        <w:rPr>
          <w:noProof/>
        </w:rPr>
      </w:r>
      <w:r>
        <w:rPr>
          <w:noProof/>
        </w:rPr>
        <w:fldChar w:fldCharType="separate"/>
      </w:r>
      <w:r w:rsidR="007478E3">
        <w:rPr>
          <w:noProof/>
        </w:rPr>
        <w:t>59</w:t>
      </w:r>
      <w:r>
        <w:rPr>
          <w:noProof/>
        </w:rPr>
        <w:fldChar w:fldCharType="end"/>
      </w:r>
    </w:p>
    <w:p w14:paraId="1C845AE0" w14:textId="76560EA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4.3 Validação</w:t>
      </w:r>
      <w:r>
        <w:rPr>
          <w:noProof/>
        </w:rPr>
        <w:tab/>
      </w:r>
      <w:r>
        <w:rPr>
          <w:noProof/>
        </w:rPr>
        <w:fldChar w:fldCharType="begin"/>
      </w:r>
      <w:r>
        <w:rPr>
          <w:noProof/>
        </w:rPr>
        <w:instrText xml:space="preserve"> PAGEREF _Toc531976659 \h </w:instrText>
      </w:r>
      <w:r>
        <w:rPr>
          <w:noProof/>
        </w:rPr>
      </w:r>
      <w:r>
        <w:rPr>
          <w:noProof/>
        </w:rPr>
        <w:fldChar w:fldCharType="separate"/>
      </w:r>
      <w:r w:rsidR="007478E3">
        <w:rPr>
          <w:noProof/>
        </w:rPr>
        <w:t>60</w:t>
      </w:r>
      <w:r>
        <w:rPr>
          <w:noProof/>
        </w:rPr>
        <w:fldChar w:fldCharType="end"/>
      </w:r>
    </w:p>
    <w:p w14:paraId="1C9F1174" w14:textId="5E7CE5B9"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4.3.1 Teste do sistema</w:t>
      </w:r>
      <w:r>
        <w:rPr>
          <w:noProof/>
        </w:rPr>
        <w:tab/>
      </w:r>
      <w:r>
        <w:rPr>
          <w:noProof/>
        </w:rPr>
        <w:fldChar w:fldCharType="begin"/>
      </w:r>
      <w:r>
        <w:rPr>
          <w:noProof/>
        </w:rPr>
        <w:instrText xml:space="preserve"> PAGEREF _Toc531976660 \h </w:instrText>
      </w:r>
      <w:r>
        <w:rPr>
          <w:noProof/>
        </w:rPr>
      </w:r>
      <w:r>
        <w:rPr>
          <w:noProof/>
        </w:rPr>
        <w:fldChar w:fldCharType="separate"/>
      </w:r>
      <w:r w:rsidR="007478E3">
        <w:rPr>
          <w:noProof/>
        </w:rPr>
        <w:t>60</w:t>
      </w:r>
      <w:r>
        <w:rPr>
          <w:noProof/>
        </w:rPr>
        <w:fldChar w:fldCharType="end"/>
      </w:r>
    </w:p>
    <w:p w14:paraId="1D6D4CF5" w14:textId="7885C7F0"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4.3.2 Resultado da pesquisa de avaliação</w:t>
      </w:r>
      <w:r>
        <w:rPr>
          <w:noProof/>
        </w:rPr>
        <w:tab/>
      </w:r>
      <w:r>
        <w:rPr>
          <w:noProof/>
        </w:rPr>
        <w:fldChar w:fldCharType="begin"/>
      </w:r>
      <w:r>
        <w:rPr>
          <w:noProof/>
        </w:rPr>
        <w:instrText xml:space="preserve"> PAGEREF _Toc531976661 \h </w:instrText>
      </w:r>
      <w:r>
        <w:rPr>
          <w:noProof/>
        </w:rPr>
      </w:r>
      <w:r>
        <w:rPr>
          <w:noProof/>
        </w:rPr>
        <w:fldChar w:fldCharType="separate"/>
      </w:r>
      <w:r w:rsidR="007478E3">
        <w:rPr>
          <w:noProof/>
        </w:rPr>
        <w:t>64</w:t>
      </w:r>
      <w:r>
        <w:rPr>
          <w:noProof/>
        </w:rPr>
        <w:fldChar w:fldCharType="end"/>
      </w:r>
    </w:p>
    <w:p w14:paraId="052E273A"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5 Considerações finais</w:t>
      </w:r>
      <w:r>
        <w:rPr>
          <w:noProof/>
        </w:rPr>
        <w:tab/>
      </w:r>
      <w:r>
        <w:rPr>
          <w:noProof/>
        </w:rPr>
        <w:fldChar w:fldCharType="begin"/>
      </w:r>
      <w:r>
        <w:rPr>
          <w:noProof/>
        </w:rPr>
        <w:instrText xml:space="preserve"> PAGEREF _Toc531976662 \h </w:instrText>
      </w:r>
      <w:r>
        <w:rPr>
          <w:noProof/>
        </w:rPr>
      </w:r>
      <w:r>
        <w:rPr>
          <w:noProof/>
        </w:rPr>
        <w:fldChar w:fldCharType="separate"/>
      </w:r>
      <w:r w:rsidR="007478E3">
        <w:rPr>
          <w:noProof/>
        </w:rPr>
        <w:t>73</w:t>
      </w:r>
      <w:r>
        <w:rPr>
          <w:noProof/>
        </w:rPr>
        <w:fldChar w:fldCharType="end"/>
      </w:r>
    </w:p>
    <w:p w14:paraId="56A395D7" w14:textId="77777777" w:rsidR="00984413" w:rsidRDefault="00984413">
      <w:pPr>
        <w:pStyle w:val="Sumrio1"/>
        <w:tabs>
          <w:tab w:val="right" w:leader="dot" w:pos="9061"/>
        </w:tabs>
        <w:rPr>
          <w:rFonts w:asciiTheme="minorHAnsi" w:eastAsiaTheme="minorEastAsia" w:hAnsiTheme="minorHAnsi" w:cstheme="minorBidi"/>
          <w:b w:val="0"/>
          <w:bCs w:val="0"/>
          <w:caps w:val="0"/>
          <w:noProof/>
          <w:sz w:val="22"/>
          <w:szCs w:val="22"/>
        </w:rPr>
      </w:pPr>
      <w:r>
        <w:rPr>
          <w:noProof/>
        </w:rPr>
        <w:t>Referências Bibliográficas</w:t>
      </w:r>
      <w:r>
        <w:rPr>
          <w:noProof/>
        </w:rPr>
        <w:tab/>
      </w:r>
      <w:r>
        <w:rPr>
          <w:noProof/>
        </w:rPr>
        <w:fldChar w:fldCharType="begin"/>
      </w:r>
      <w:r>
        <w:rPr>
          <w:noProof/>
        </w:rPr>
        <w:instrText xml:space="preserve"> PAGEREF _Toc531976663 \h </w:instrText>
      </w:r>
      <w:r>
        <w:rPr>
          <w:noProof/>
        </w:rPr>
      </w:r>
      <w:r>
        <w:rPr>
          <w:noProof/>
        </w:rPr>
        <w:fldChar w:fldCharType="separate"/>
      </w:r>
      <w:r w:rsidR="007478E3">
        <w:rPr>
          <w:noProof/>
        </w:rPr>
        <w:t>75</w:t>
      </w:r>
      <w:r>
        <w:rPr>
          <w:noProof/>
        </w:rPr>
        <w:fldChar w:fldCharType="end"/>
      </w:r>
    </w:p>
    <w:p w14:paraId="7338D486" w14:textId="23CA139A" w:rsidR="00203EC6" w:rsidRDefault="00F765D2" w:rsidP="00BE1B41">
      <w:pPr>
        <w:pStyle w:val="ndice5"/>
        <w:sectPr w:rsidR="00203EC6" w:rsidSect="00316E4D">
          <w:headerReference w:type="default" r:id="rId10"/>
          <w:pgSz w:w="11906" w:h="16838" w:code="9"/>
          <w:pgMar w:top="1701" w:right="1134" w:bottom="1531" w:left="1701" w:header="720" w:footer="720" w:gutter="0"/>
          <w:cols w:space="720"/>
          <w:noEndnote/>
          <w:titlePg/>
        </w:sectPr>
      </w:pPr>
      <w:r>
        <w:rPr>
          <w:noProof/>
          <w:snapToGrid/>
        </w:rPr>
        <w:fldChar w:fldCharType="end"/>
      </w:r>
    </w:p>
    <w:p w14:paraId="663E131C" w14:textId="2A8C14B1" w:rsidR="00203EC6" w:rsidRDefault="000C03ED" w:rsidP="000F1D60">
      <w:pPr>
        <w:pStyle w:val="T1-TituloPrimario"/>
        <w:ind w:left="0" w:firstLine="0"/>
      </w:pPr>
      <w:bookmarkStart w:id="31" w:name="_Toc531976620"/>
      <w:bookmarkStart w:id="32" w:name="_Toc527721613"/>
      <w:bookmarkStart w:id="33" w:name="_Toc527793652"/>
      <w:bookmarkStart w:id="34" w:name="_Toc527795385"/>
      <w:bookmarkStart w:id="35" w:name="_Toc527798495"/>
      <w:r>
        <w:lastRenderedPageBreak/>
        <w:t>INTRODUÇÃO</w:t>
      </w:r>
      <w:bookmarkEnd w:id="31"/>
    </w:p>
    <w:p w14:paraId="767011E1" w14:textId="77777777" w:rsidR="00203EC6" w:rsidRDefault="00203EC6">
      <w:pPr>
        <w:pStyle w:val="T2-TituloSecundario"/>
      </w:pPr>
      <w:bookmarkStart w:id="36" w:name="_Toc195275340"/>
      <w:bookmarkStart w:id="37" w:name="_Toc531976621"/>
      <w:r>
        <w:t>Apresentação</w:t>
      </w:r>
      <w:bookmarkEnd w:id="36"/>
      <w:bookmarkEnd w:id="37"/>
    </w:p>
    <w:p w14:paraId="680831A7" w14:textId="77777777" w:rsidR="00131131" w:rsidRDefault="00131131" w:rsidP="00131131">
      <w:pPr>
        <w:pStyle w:val="TE-Normal"/>
      </w:pPr>
      <w:r>
        <w:t>A crescente demanda por desenvolvimento de softwares, com prazos cada vez mais arrojados, leva as organizações a buscar maior qualidade dos sistemas desenvolvidos, sua conformidade, e cumprimento de prazos de entrega pré-estabelecidos. Em resposta a esta dinâmica, com o crescimento das metodologias ágeis, diversas técnicas e modalidades de testes de software surgiram, consolidando a prática como uma das fases essenciais do desenvolvimento de sistemas. Myers (2004, p. 2) define seu conceito como: [...] “O teste de software é um processo, ou uma série de processos, projetados para certificar-se de que o código do computador faça o que foi projetado para fazer e que ele não faça nada sem intenção”.</w:t>
      </w:r>
    </w:p>
    <w:p w14:paraId="739012DA" w14:textId="625EF325" w:rsidR="00131131" w:rsidRDefault="00131131" w:rsidP="00D5148D">
      <w:pPr>
        <w:pStyle w:val="TE-Normal"/>
        <w:ind w:firstLine="709"/>
      </w:pPr>
      <w:r>
        <w:t>A execução de testes de software está fortemente relacionada com a qualidade final do produto desenvolvido. Os testes são, uma das alternativas que as equipes de desenvolvimento possuem para obter um produto com um número mínimo de defeitos. Entretanto, embora importante, as atividades de testes custam tempo, e se tratando de software, tempo pode ser igual a custos para a organização, além do mais, sistemas que são desenvolvidos utilizando um ciclo de vida incremental, normalmente trazem a necessidade de realização constante de testes em funcionalidades já entregues para os usuários. O objetivo desse ciclo é garantir que a implementação de novos requisitos não tenha inserido defeitos em funcionalidades existentes.</w:t>
      </w:r>
    </w:p>
    <w:p w14:paraId="6FA2BC16" w14:textId="616D2A07" w:rsidR="00131131" w:rsidRDefault="00131131" w:rsidP="00D5148D">
      <w:pPr>
        <w:pStyle w:val="TE-Normal"/>
        <w:ind w:firstLine="709"/>
      </w:pPr>
      <w:r>
        <w:t xml:space="preserve">Atualmente, não </w:t>
      </w:r>
      <w:ins w:id="38" w:author="Dienisson de Almeida Chinelatto" w:date="2019-04-08T12:58:00Z">
        <w:r w:rsidR="00BD1B3B">
          <w:t xml:space="preserve">se pode </w:t>
        </w:r>
      </w:ins>
      <w:del w:id="39" w:author="Dienisson de Almeida Chinelatto" w:date="2019-04-08T12:57:00Z">
        <w:r w:rsidDel="00BD1B3B">
          <w:delText xml:space="preserve">podemos </w:delText>
        </w:r>
      </w:del>
      <w:r>
        <w:t xml:space="preserve">falar sobre testes sem falar sobre automação de teste. A aplicação da automação de teste dá um </w:t>
      </w:r>
      <w:commentRangeStart w:id="40"/>
      <w:r w:rsidRPr="00BD1B3B">
        <w:rPr>
          <w:i/>
          <w:highlight w:val="yellow"/>
          <w:rPrChange w:id="41" w:author="Dienisson de Almeida Chinelatto" w:date="2019-04-08T12:58:00Z">
            <w:rPr/>
          </w:rPrChange>
        </w:rPr>
        <w:t>feedback</w:t>
      </w:r>
      <w:commentRangeEnd w:id="40"/>
      <w:r w:rsidR="00EB5832" w:rsidRPr="00BD1B3B">
        <w:rPr>
          <w:rStyle w:val="Refdecomentrio"/>
          <w:i/>
          <w:snapToGrid/>
          <w:rPrChange w:id="42" w:author="Dienisson de Almeida Chinelatto" w:date="2019-04-08T12:58:00Z">
            <w:rPr>
              <w:rStyle w:val="Refdecomentrio"/>
              <w:snapToGrid/>
            </w:rPr>
          </w:rPrChange>
        </w:rPr>
        <w:commentReference w:id="40"/>
      </w:r>
      <w:r>
        <w:t xml:space="preserve"> rápido ao time e mantém a execução dos testes de regressão continuamente. Quando a automação de testes é </w:t>
      </w:r>
      <w:r>
        <w:lastRenderedPageBreak/>
        <w:t xml:space="preserve">usada corretamente pode trazer vários benefícios para uma organização. Segundo Cem </w:t>
      </w:r>
      <w:proofErr w:type="spellStart"/>
      <w:r>
        <w:t>Kaner</w:t>
      </w:r>
      <w:proofErr w:type="spellEnd"/>
      <w:r>
        <w:t>, autor do livro "</w:t>
      </w:r>
      <w:proofErr w:type="spellStart"/>
      <w:r w:rsidRPr="00EB5832">
        <w:rPr>
          <w:highlight w:val="yellow"/>
          <w:rPrChange w:id="43" w:author="Sabrina Sagaz" w:date="2019-04-08T09:31:00Z">
            <w:rPr/>
          </w:rPrChange>
        </w:rPr>
        <w:t>Lessons</w:t>
      </w:r>
      <w:proofErr w:type="spellEnd"/>
      <w:r w:rsidRPr="00EB5832">
        <w:rPr>
          <w:highlight w:val="yellow"/>
          <w:rPrChange w:id="44" w:author="Sabrina Sagaz" w:date="2019-04-08T09:31:00Z">
            <w:rPr/>
          </w:rPrChange>
        </w:rPr>
        <w:t xml:space="preserve"> </w:t>
      </w:r>
      <w:proofErr w:type="spellStart"/>
      <w:r w:rsidRPr="00EB5832">
        <w:rPr>
          <w:highlight w:val="yellow"/>
          <w:rPrChange w:id="45" w:author="Sabrina Sagaz" w:date="2019-04-08T09:31:00Z">
            <w:rPr/>
          </w:rPrChange>
        </w:rPr>
        <w:t>Learned</w:t>
      </w:r>
      <w:proofErr w:type="spellEnd"/>
      <w:r w:rsidRPr="00EB5832">
        <w:rPr>
          <w:highlight w:val="yellow"/>
          <w:rPrChange w:id="46" w:author="Sabrina Sagaz" w:date="2019-04-08T09:31:00Z">
            <w:rPr/>
          </w:rPrChange>
        </w:rPr>
        <w:t xml:space="preserve"> in Software </w:t>
      </w:r>
      <w:proofErr w:type="spellStart"/>
      <w:r w:rsidRPr="00EB5832">
        <w:rPr>
          <w:highlight w:val="yellow"/>
          <w:rPrChange w:id="47" w:author="Sabrina Sagaz" w:date="2019-04-08T09:31:00Z">
            <w:rPr/>
          </w:rPrChange>
        </w:rPr>
        <w:t>Testing</w:t>
      </w:r>
      <w:proofErr w:type="spellEnd"/>
      <w:r>
        <w:t>", [...] “o propósito da automação de testes pode ser resumidamente descrito como a aplicação de estratégias e ferramentas tendo em vista a redução do envolvimento humano em atividades manuais repetitivas.”</w:t>
      </w:r>
    </w:p>
    <w:p w14:paraId="11640534" w14:textId="77777777" w:rsidR="00131131" w:rsidRDefault="00131131" w:rsidP="00131131">
      <w:pPr>
        <w:pStyle w:val="TE-Normal"/>
      </w:pPr>
      <w:r>
        <w:t xml:space="preserve">Entretanto, é importante considerar que ela não pode ser usada em todos os casos. Automação de testes envolve maiores custos iniciais e deve ser tratado como um investimento a longo prazo. É preciso analisar cada projeto para definir quais processos realmente convém automatizar e investir esforço. E considerar que, mesmo se decidir usar um método de automação de teste, ainda será necessário utilizar o teste manual para diversas funcionalidades. </w:t>
      </w:r>
    </w:p>
    <w:p w14:paraId="45286911" w14:textId="3B7295DE" w:rsidR="00131131" w:rsidRPr="004610BC" w:rsidRDefault="00131131" w:rsidP="00131131">
      <w:pPr>
        <w:pStyle w:val="TE-Normal"/>
      </w:pPr>
      <w:r w:rsidRPr="004610BC">
        <w:t>O TCC est</w:t>
      </w:r>
      <w:r>
        <w:t>á</w:t>
      </w:r>
      <w:r w:rsidRPr="004610BC">
        <w:t xml:space="preserve"> </w:t>
      </w:r>
      <w:r>
        <w:t xml:space="preserve">organizado em capítulos. </w:t>
      </w:r>
      <w:r w:rsidRPr="00EB5832">
        <w:rPr>
          <w:highlight w:val="yellow"/>
          <w:rPrChange w:id="48" w:author="Sabrina Sagaz" w:date="2019-04-08T09:31:00Z">
            <w:rPr/>
          </w:rPrChange>
        </w:rPr>
        <w:t xml:space="preserve">O primeiro capítulo aborda o projeto. Os demais capítulos serão definidos </w:t>
      </w:r>
      <w:commentRangeStart w:id="49"/>
      <w:r w:rsidRPr="00EB5832">
        <w:rPr>
          <w:highlight w:val="yellow"/>
          <w:rPrChange w:id="50" w:author="Sabrina Sagaz" w:date="2019-04-08T09:31:00Z">
            <w:rPr/>
          </w:rPrChange>
        </w:rPr>
        <w:t>posteriormente</w:t>
      </w:r>
      <w:commentRangeEnd w:id="49"/>
      <w:r w:rsidR="00EB5832" w:rsidRPr="00EB5832">
        <w:rPr>
          <w:rStyle w:val="Refdecomentrio"/>
          <w:snapToGrid/>
          <w:highlight w:val="yellow"/>
          <w:rPrChange w:id="51" w:author="Sabrina Sagaz" w:date="2019-04-08T09:31:00Z">
            <w:rPr>
              <w:rStyle w:val="Refdecomentrio"/>
              <w:snapToGrid/>
            </w:rPr>
          </w:rPrChange>
        </w:rPr>
        <w:commentReference w:id="49"/>
      </w:r>
      <w:r w:rsidRPr="00EB5832">
        <w:rPr>
          <w:highlight w:val="yellow"/>
          <w:rPrChange w:id="52" w:author="Sabrina Sagaz" w:date="2019-04-08T09:31:00Z">
            <w:rPr/>
          </w:rPrChange>
        </w:rPr>
        <w:t>.</w:t>
      </w:r>
      <w:ins w:id="53" w:author="Sabrina Sagaz" w:date="2019-04-08T09:31:00Z">
        <w:r w:rsidR="00EB5832">
          <w:t xml:space="preserve"> </w:t>
        </w:r>
      </w:ins>
    </w:p>
    <w:p w14:paraId="64337679" w14:textId="73BB6B88" w:rsidR="00203EC6" w:rsidRPr="007B2571" w:rsidRDefault="00203EC6" w:rsidP="007B2571">
      <w:pPr>
        <w:pStyle w:val="T2-TituloSecundario"/>
      </w:pPr>
      <w:bookmarkStart w:id="54" w:name="_Toc528067817"/>
      <w:bookmarkStart w:id="55" w:name="_Toc529662099"/>
      <w:bookmarkStart w:id="56" w:name="_Toc529662486"/>
      <w:bookmarkStart w:id="57" w:name="_Toc529662873"/>
      <w:bookmarkStart w:id="58" w:name="_Toc529810849"/>
      <w:bookmarkStart w:id="59" w:name="_Toc529815091"/>
      <w:bookmarkStart w:id="60" w:name="_Toc529815603"/>
      <w:bookmarkStart w:id="61" w:name="_Toc529825084"/>
      <w:bookmarkStart w:id="62" w:name="_Toc528067818"/>
      <w:bookmarkStart w:id="63" w:name="_Toc529662100"/>
      <w:bookmarkStart w:id="64" w:name="_Toc529662487"/>
      <w:bookmarkStart w:id="65" w:name="_Toc529662874"/>
      <w:bookmarkStart w:id="66" w:name="_Toc529810850"/>
      <w:bookmarkStart w:id="67" w:name="_Toc529815092"/>
      <w:bookmarkStart w:id="68" w:name="_Toc529815604"/>
      <w:bookmarkStart w:id="69" w:name="_Toc529825085"/>
      <w:bookmarkStart w:id="70" w:name="_Toc195275341"/>
      <w:bookmarkStart w:id="71" w:name="_Toc531976622"/>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sidRPr="007B2571">
        <w:t>Descrição do problema</w:t>
      </w:r>
      <w:bookmarkEnd w:id="70"/>
      <w:bookmarkEnd w:id="71"/>
    </w:p>
    <w:p w14:paraId="1F296444" w14:textId="77777777" w:rsidR="00131131" w:rsidRDefault="00131131" w:rsidP="00131131">
      <w:pPr>
        <w:pStyle w:val="TE-Normal"/>
      </w:pPr>
      <w:r>
        <w:t>Atualmente na área de desenvolvimento de software é comum testar o sistema com diferentes técnicas e em diferentes fases, mas partindo desse princípio, ainda há muitas incógnitas quanto à o que está sendo testado, qual método deveria ser usado, qual o seu real retorno, e o que se espera que ele retorne.</w:t>
      </w:r>
    </w:p>
    <w:p w14:paraId="42912CF6" w14:textId="77777777" w:rsidR="00131131" w:rsidRDefault="00131131" w:rsidP="00131131">
      <w:pPr>
        <w:pStyle w:val="TE-Normal"/>
      </w:pPr>
      <w:r>
        <w:t>Há riscos que precisam ser considerados antes de introduzir uma prática de teste na organização, a maioria desses riscos está associada com a falha na estimativa quanto ao esforço necessário para implementar e manter a automação. Existe a necessidade de apresentar quais os desafios e os benefícios da automação de testes nos seus diferentes níveis, auxiliando assim na tomada de decisão de quando vale a pena automatizar.</w:t>
      </w:r>
    </w:p>
    <w:p w14:paraId="2008697C" w14:textId="77777777" w:rsidR="00131131" w:rsidRDefault="00131131" w:rsidP="00131131">
      <w:pPr>
        <w:pStyle w:val="TE-Normal"/>
      </w:pPr>
      <w:r>
        <w:t xml:space="preserve">Na pirâmide de teste descrita pelo autor Mike Cohn (2009) ele cita: “[...] que deve-se concentrar maior esforço no nível de unidade e depois reduzir esse esforço nos próximos níveis.” Mas ainda assim não se pode chegar a uma conclusão de qual seria a carga de testes considerada ideal em cada nível. É realmente necessário automatizar </w:t>
      </w:r>
      <w:r>
        <w:lastRenderedPageBreak/>
        <w:t>tudo? Se uma funcionalidade já está coberta por um teste em um nível é necessário testar em outro?</w:t>
      </w:r>
    </w:p>
    <w:p w14:paraId="17F74073" w14:textId="77777777" w:rsidR="00203EC6" w:rsidRDefault="00203EC6">
      <w:pPr>
        <w:pStyle w:val="T2-TituloSecundario"/>
      </w:pPr>
      <w:bookmarkStart w:id="72" w:name="_Toc195275342"/>
      <w:bookmarkStart w:id="73" w:name="_Toc531976623"/>
      <w:r>
        <w:t>Justificativa</w:t>
      </w:r>
      <w:bookmarkEnd w:id="72"/>
      <w:bookmarkEnd w:id="73"/>
    </w:p>
    <w:p w14:paraId="5DC781E7" w14:textId="77777777" w:rsidR="00131131" w:rsidRDefault="00131131" w:rsidP="00131131">
      <w:pPr>
        <w:pStyle w:val="TE-Normal"/>
      </w:pPr>
      <w:r>
        <w:t xml:space="preserve">Hoje no mercado de desenvolvimento de software com a popularidade das práticas ágeis cada vez mais se busca ter no final do processo um produto qualificado, com um número mínimo de falhas, em que suas características e funcionalidades cumpram os requisitos inicialmente estipulados pelo mesmo, tudo isso tentando reduzir cada vez mais os custos. Mas garantir a qualidade de software depende diretamente de qualificar o processo de desenvolvimento e suas abordagens. </w:t>
      </w:r>
    </w:p>
    <w:p w14:paraId="49CF71D4" w14:textId="77777777" w:rsidR="00131131" w:rsidRDefault="00131131" w:rsidP="00131131">
      <w:pPr>
        <w:pStyle w:val="TE-Normal"/>
      </w:pPr>
      <w:r>
        <w:t>Muitas empresas fracassam na implantação da automação de testes em virtude da inversão de prioridades causada pela busca da qualidade a qualquer preço. Neste cenário, as empresas adquirem uma ferramenta de automação de testes prematuramente sem, ao menos, possuírem um grau mínimo de maturidade no processo de testes. O processo de testes é informal, as responsabilidades não são bem definidas e os profissionais não possuem o perfil adequado ou não são qualificados. (</w:t>
      </w:r>
      <w:r w:rsidRPr="004610BC">
        <w:rPr>
          <w:caps/>
        </w:rPr>
        <w:t>Caetano</w:t>
      </w:r>
      <w:r>
        <w:t>, 2016).</w:t>
      </w:r>
    </w:p>
    <w:p w14:paraId="364EB5F9" w14:textId="77777777" w:rsidR="00131131" w:rsidRDefault="00131131" w:rsidP="00131131">
      <w:pPr>
        <w:pStyle w:val="TE-Normal"/>
      </w:pPr>
      <w:r>
        <w:t xml:space="preserve">De acordo com um estudo conduzido pelo NIST em 2002, os defeitos resultam num custo anual de 59,5 bilhões de dólares à economia dos Estados Unidos. Mais de um terço do custo poderia ser evitado com melhorias na infraestrutura do teste de software. Um dado um tanto quanto antigo em uma indústria que se atualiza muito rápido, contudo ainda há dados mais recentes que comprovam que ainda existe problemas relacionados a planejamento de testes. “Os gastos de TI em garantia de qualidade (QA) e testes aumentaram para uma média de 35% do gasto total de TI”, de acordo com o Relatório de Qualidade Mundial </w:t>
      </w:r>
      <w:proofErr w:type="spellStart"/>
      <w:r>
        <w:t>Capgemini</w:t>
      </w:r>
      <w:proofErr w:type="spellEnd"/>
      <w:r>
        <w:t xml:space="preserve"> (2015). Este é um sinal claro de que a abordagem de teste não está no nível de maturidade e eficiência necessária para suportar as complexas operações de TI de hoje.</w:t>
      </w:r>
    </w:p>
    <w:p w14:paraId="04A7D0C6" w14:textId="77777777" w:rsidR="00131131" w:rsidRDefault="00131131" w:rsidP="00131131">
      <w:pPr>
        <w:pStyle w:val="TE-Normal"/>
      </w:pPr>
      <w:r>
        <w:t xml:space="preserve">Basicamente os testes devem provar que algo funciona ou não, e são essenciais para o sucesso do processo de qualidade de software. “Os testes unitários </w:t>
      </w:r>
      <w:r>
        <w:lastRenderedPageBreak/>
        <w:t>podem resolver entre 30% a 50% dos defeitos dos programas, os testes de sistemas podem remover entre 30% a 50% dos defeitos remanescentes, desse modo, os sistemas podem ir para produção ainda com aproximadamente 49% dos defeitos. Por último, as revisões de códigos podem reduzir entre 30% e 30% desses defeitos.”  Myers in Bastos (2002).</w:t>
      </w:r>
    </w:p>
    <w:p w14:paraId="35010210" w14:textId="77777777" w:rsidR="00131131" w:rsidRDefault="00131131" w:rsidP="00131131">
      <w:pPr>
        <w:pStyle w:val="TE-Normal"/>
      </w:pPr>
      <w:r>
        <w:t xml:space="preserve">De acordo com a </w:t>
      </w:r>
      <w:proofErr w:type="spellStart"/>
      <w:r>
        <w:t>Capgemini</w:t>
      </w:r>
      <w:proofErr w:type="spellEnd"/>
      <w:r>
        <w:t xml:space="preserve"> (2015) [...] “as organizações mais avançadas em sua jornada de transformação digital parecem gastar mais na QA e nos testes, indicando que estabeleceram uma conexão direta entre a qualidade e a obtenção de resultados comerciais”. Ou seja, organizações que estão focadas em tecnologias relativamente novas no mercado estão investindo fortemente em testes, consequentemente tendo custos mais elevados.</w:t>
      </w:r>
    </w:p>
    <w:p w14:paraId="77234570" w14:textId="02B8FA41" w:rsidR="00AB0224" w:rsidRPr="00AB0224" w:rsidRDefault="00131131" w:rsidP="00131131">
      <w:pPr>
        <w:pStyle w:val="TE-Normal"/>
      </w:pPr>
      <w:r>
        <w:t>A rigor, o sucesso na implantação da automação de testes depende do entendimento de que a automação de testes ou uma ferramenta de automação, por si só, não vão melhorar ou organizar os testes existentes. É necessário antes, definir uma bateria de testes com um plano definido em cada nível e assim implantar um processo de testes formal para se obter sucesso.</w:t>
      </w:r>
    </w:p>
    <w:p w14:paraId="2AE6183A" w14:textId="7DAFC862" w:rsidR="00203EC6" w:rsidRDefault="00203EC6">
      <w:pPr>
        <w:pStyle w:val="T2-TituloSecundario"/>
      </w:pPr>
      <w:bookmarkStart w:id="74" w:name="_Toc195275343"/>
      <w:bookmarkStart w:id="75" w:name="_Toc531976624"/>
      <w:bookmarkStart w:id="76" w:name="_GoBack"/>
      <w:bookmarkEnd w:id="76"/>
      <w:r>
        <w:t>Objetivo geral</w:t>
      </w:r>
      <w:bookmarkEnd w:id="74"/>
      <w:bookmarkEnd w:id="75"/>
    </w:p>
    <w:p w14:paraId="63248C62" w14:textId="77777777" w:rsidR="00131131" w:rsidRDefault="00131131" w:rsidP="00131131">
      <w:pPr>
        <w:pStyle w:val="TE-Normal"/>
      </w:pPr>
      <w:bookmarkStart w:id="77" w:name="_Toc531976625"/>
      <w:r>
        <w:t>Realizar uma</w:t>
      </w:r>
      <w:r w:rsidRPr="1D02688D">
        <w:t xml:space="preserve"> análise comparativa</w:t>
      </w:r>
      <w:r>
        <w:t>,</w:t>
      </w:r>
      <w:r w:rsidRPr="1D02688D">
        <w:t xml:space="preserve"> a fim de chegar em uma co</w:t>
      </w:r>
      <w:r>
        <w:t>nclusão sobre qual é o esforço ideal e viável do investimento em testes automatizados nos seus diferentes níveis</w:t>
      </w:r>
      <w:r w:rsidRPr="1D02688D">
        <w:t>,</w:t>
      </w:r>
      <w:r>
        <w:t xml:space="preserve"> assim gerando menores custos para as organizações.</w:t>
      </w:r>
    </w:p>
    <w:p w14:paraId="370412CF" w14:textId="6D25A211" w:rsidR="00F90FF4" w:rsidRPr="00F90FF4" w:rsidRDefault="00E27021" w:rsidP="001D3764">
      <w:pPr>
        <w:pStyle w:val="T2-TituloSecundario"/>
      </w:pPr>
      <w:r>
        <w:t>Objetivos específicos</w:t>
      </w:r>
      <w:bookmarkEnd w:id="77"/>
    </w:p>
    <w:p w14:paraId="46D7ECC4" w14:textId="77777777" w:rsidR="00131131" w:rsidRDefault="00131131" w:rsidP="00131131">
      <w:pPr>
        <w:pStyle w:val="TE-Normal"/>
        <w:numPr>
          <w:ilvl w:val="0"/>
          <w:numId w:val="45"/>
        </w:numPr>
        <w:rPr>
          <w:szCs w:val="26"/>
        </w:rPr>
      </w:pPr>
      <w:bookmarkStart w:id="78" w:name="_Toc195275345"/>
      <w:bookmarkStart w:id="79" w:name="_Toc531976626"/>
      <w:r>
        <w:t>Propor uma solução que venha a sanar o problema do desperdício de esforço em testes automatizados.</w:t>
      </w:r>
    </w:p>
    <w:p w14:paraId="64A2FBB5" w14:textId="77777777" w:rsidR="00131131" w:rsidRPr="009F19DF" w:rsidRDefault="00131131" w:rsidP="00131131">
      <w:pPr>
        <w:pStyle w:val="TE-Normal"/>
        <w:numPr>
          <w:ilvl w:val="0"/>
          <w:numId w:val="45"/>
        </w:numPr>
        <w:rPr>
          <w:szCs w:val="26"/>
        </w:rPr>
      </w:pPr>
      <w:r>
        <w:t>Apresentar dados que auxiliem a automação de forma que seja uma prática para trazer ganhos no processo.</w:t>
      </w:r>
    </w:p>
    <w:p w14:paraId="5B9F4D28" w14:textId="77777777" w:rsidR="00131131" w:rsidRPr="00A17996" w:rsidRDefault="00131131" w:rsidP="00131131">
      <w:pPr>
        <w:pStyle w:val="TE-Normal"/>
        <w:numPr>
          <w:ilvl w:val="0"/>
          <w:numId w:val="45"/>
        </w:numPr>
        <w:rPr>
          <w:szCs w:val="26"/>
        </w:rPr>
      </w:pPr>
      <w:r>
        <w:t xml:space="preserve">Traçar um perfil de investimento em testes automatizados, no qual mostrará o </w:t>
      </w:r>
      <w:r>
        <w:lastRenderedPageBreak/>
        <w:t>esforço ideal e viável.</w:t>
      </w:r>
    </w:p>
    <w:p w14:paraId="6D73FAD8" w14:textId="553FDB15" w:rsidR="00B65E72" w:rsidRDefault="00203EC6" w:rsidP="00B65E72">
      <w:pPr>
        <w:pStyle w:val="T2-TituloSecundario"/>
      </w:pPr>
      <w:commentRangeStart w:id="80"/>
      <w:commentRangeStart w:id="81"/>
      <w:r>
        <w:t>Metodologia</w:t>
      </w:r>
      <w:bookmarkEnd w:id="78"/>
      <w:bookmarkEnd w:id="79"/>
      <w:commentRangeEnd w:id="80"/>
      <w:r w:rsidR="00E120F0">
        <w:rPr>
          <w:rStyle w:val="Refdecomentrio"/>
          <w:b w:val="0"/>
          <w:snapToGrid/>
        </w:rPr>
        <w:commentReference w:id="80"/>
      </w:r>
      <w:commentRangeEnd w:id="81"/>
      <w:r w:rsidR="00CB1279">
        <w:rPr>
          <w:rStyle w:val="Refdecomentrio"/>
          <w:b w:val="0"/>
          <w:snapToGrid/>
        </w:rPr>
        <w:commentReference w:id="81"/>
      </w:r>
    </w:p>
    <w:p w14:paraId="4D51995C" w14:textId="07FB97BA" w:rsidR="005F3E65" w:rsidRDefault="00CF1F3A" w:rsidP="005C2024">
      <w:pPr>
        <w:pStyle w:val="TE-Normal"/>
      </w:pPr>
      <w:r>
        <w:t>O desenvolvimento do projeto</w:t>
      </w:r>
      <w:r w:rsidR="00E53772">
        <w:t xml:space="preserve"> visa </w:t>
      </w:r>
      <w:r w:rsidR="00CE16E0" w:rsidRPr="00CE16E0">
        <w:t xml:space="preserve">a formalização de uma estratégia de testes automatizados considerada ideal para um cenário de software. Sendo assim, </w:t>
      </w:r>
      <w:r w:rsidR="00B65E72">
        <w:t xml:space="preserve">buscou se o aprofundamento do assunto e conceitos através de </w:t>
      </w:r>
      <w:r w:rsidR="00CE16E0" w:rsidRPr="00CE16E0">
        <w:t>estudo</w:t>
      </w:r>
      <w:r w:rsidR="00B65E72">
        <w:t>s</w:t>
      </w:r>
      <w:r w:rsidR="00CE16E0" w:rsidRPr="00CE16E0">
        <w:t xml:space="preserve"> sobre testes e qualidade de software, a importância dos mesmos dentro do processo de desenvolvimento de software, definições, automação, diferenças entre tipos, técnicas e níveis de testes, bem como tecnologias usadas.</w:t>
      </w:r>
    </w:p>
    <w:p w14:paraId="41ADD2BF" w14:textId="2C88AB8C" w:rsidR="00CE16E0" w:rsidRDefault="00CF1F3A" w:rsidP="005C2024">
      <w:pPr>
        <w:pStyle w:val="TE-Normal"/>
      </w:pPr>
      <w:r>
        <w:t>Após essas definições, iniciar</w:t>
      </w:r>
      <w:r w:rsidR="002465EA">
        <w:t xml:space="preserve">-se-á o processo de desenvolvimento, </w:t>
      </w:r>
      <w:r w:rsidR="00EB681B">
        <w:t>um sistema que irá servir como base para o a definição dessa estratégia. Isso incluirá a especificação e desenvolvimento do sistema, sua arquitetura, bem como as regras de negócio nas quais guia</w:t>
      </w:r>
      <w:r w:rsidR="00B65E72">
        <w:t xml:space="preserve">rão a implementação dos </w:t>
      </w:r>
      <w:commentRangeStart w:id="82"/>
      <w:commentRangeStart w:id="83"/>
      <w:commentRangeStart w:id="84"/>
      <w:commentRangeStart w:id="85"/>
      <w:commentRangeStart w:id="86"/>
      <w:commentRangeStart w:id="87"/>
      <w:commentRangeStart w:id="88"/>
      <w:commentRangeStart w:id="89"/>
      <w:commentRangeStart w:id="90"/>
      <w:r w:rsidR="00B65E72">
        <w:t>testes</w:t>
      </w:r>
      <w:commentRangeEnd w:id="82"/>
      <w:r w:rsidR="00B65E72">
        <w:rPr>
          <w:rStyle w:val="Refdecomentrio"/>
          <w:snapToGrid/>
        </w:rPr>
        <w:commentReference w:id="82"/>
      </w:r>
      <w:commentRangeEnd w:id="83"/>
      <w:r w:rsidR="00B65E72">
        <w:rPr>
          <w:rStyle w:val="Refdecomentrio"/>
          <w:snapToGrid/>
        </w:rPr>
        <w:commentReference w:id="83"/>
      </w:r>
      <w:commentRangeEnd w:id="84"/>
      <w:r w:rsidR="00CB1279">
        <w:rPr>
          <w:rStyle w:val="Refdecomentrio"/>
          <w:snapToGrid/>
        </w:rPr>
        <w:commentReference w:id="84"/>
      </w:r>
      <w:commentRangeEnd w:id="85"/>
      <w:r w:rsidR="00CB1279">
        <w:rPr>
          <w:rStyle w:val="Refdecomentrio"/>
          <w:snapToGrid/>
        </w:rPr>
        <w:commentReference w:id="85"/>
      </w:r>
      <w:commentRangeEnd w:id="86"/>
      <w:r w:rsidR="00CB1279">
        <w:rPr>
          <w:rStyle w:val="Refdecomentrio"/>
          <w:snapToGrid/>
        </w:rPr>
        <w:commentReference w:id="86"/>
      </w:r>
      <w:commentRangeEnd w:id="87"/>
      <w:r w:rsidR="00CB1279">
        <w:rPr>
          <w:rStyle w:val="Refdecomentrio"/>
          <w:snapToGrid/>
        </w:rPr>
        <w:commentReference w:id="87"/>
      </w:r>
      <w:commentRangeEnd w:id="88"/>
      <w:r w:rsidR="00CB1279">
        <w:rPr>
          <w:rStyle w:val="Refdecomentrio"/>
          <w:snapToGrid/>
        </w:rPr>
        <w:commentReference w:id="88"/>
      </w:r>
      <w:commentRangeEnd w:id="89"/>
      <w:r w:rsidR="00CB1279">
        <w:rPr>
          <w:rStyle w:val="Refdecomentrio"/>
          <w:snapToGrid/>
        </w:rPr>
        <w:commentReference w:id="89"/>
      </w:r>
      <w:commentRangeEnd w:id="90"/>
      <w:r w:rsidR="00CB1279">
        <w:rPr>
          <w:rStyle w:val="Refdecomentrio"/>
          <w:snapToGrid/>
        </w:rPr>
        <w:commentReference w:id="90"/>
      </w:r>
      <w:r w:rsidR="00B65E72">
        <w:t>.</w:t>
      </w:r>
    </w:p>
    <w:p w14:paraId="68E51324" w14:textId="4CED3EB2" w:rsidR="00EB681B" w:rsidRDefault="00EB681B" w:rsidP="00EB681B">
      <w:pPr>
        <w:pStyle w:val="TE-Normal"/>
        <w:rPr>
          <w:ins w:id="91" w:author="Sabrina Sagaz" w:date="2019-04-08T09:33:00Z"/>
        </w:rPr>
      </w:pPr>
      <w:r>
        <w:t>Dando continuidade ao projeto, após a implementação do sistema, se iniciará a fase de implementação da estratégia de testes automatizados. Com base no estudos realizados, nas regras de negócio da aplicação será criado uma bater</w:t>
      </w:r>
      <w:r w:rsidR="00CB1279">
        <w:t xml:space="preserve">ia de testes para esse </w:t>
      </w:r>
      <w:commentRangeStart w:id="92"/>
      <w:r w:rsidR="00CB1279">
        <w:t>cenário</w:t>
      </w:r>
      <w:commentRangeEnd w:id="92"/>
      <w:r w:rsidR="00CB1279">
        <w:rPr>
          <w:rStyle w:val="Refdecomentrio"/>
          <w:snapToGrid/>
        </w:rPr>
        <w:commentReference w:id="92"/>
      </w:r>
      <w:r w:rsidR="00CB1279">
        <w:t>.</w:t>
      </w:r>
    </w:p>
    <w:p w14:paraId="620626F4" w14:textId="77777777" w:rsidR="00EB5832" w:rsidRDefault="00EB5832" w:rsidP="00EB681B">
      <w:pPr>
        <w:pStyle w:val="TE-Normal"/>
        <w:rPr>
          <w:ins w:id="93" w:author="Sabrina Sagaz" w:date="2019-04-08T09:33:00Z"/>
        </w:rPr>
      </w:pPr>
    </w:p>
    <w:p w14:paraId="21115C39" w14:textId="320BBAAB" w:rsidR="00EB5832" w:rsidDel="00EB5832" w:rsidRDefault="00EB5832" w:rsidP="00EB681B">
      <w:pPr>
        <w:pStyle w:val="TE-Normal"/>
        <w:rPr>
          <w:del w:id="94" w:author="Sabrina Sagaz" w:date="2019-04-08T09:33:00Z"/>
        </w:rPr>
      </w:pPr>
    </w:p>
    <w:p w14:paraId="495AE067" w14:textId="0705024C" w:rsidR="00CE16E0" w:rsidDel="00EB5832" w:rsidRDefault="00CE16E0" w:rsidP="005C2024">
      <w:pPr>
        <w:pStyle w:val="TE-Normal"/>
        <w:rPr>
          <w:del w:id="95" w:author="Sabrina Sagaz" w:date="2019-04-08T09:33:00Z"/>
        </w:rPr>
      </w:pPr>
    </w:p>
    <w:p w14:paraId="6FE8BC22" w14:textId="6635DEB8" w:rsidR="00E328E8" w:rsidDel="00EB5832" w:rsidRDefault="00E328E8" w:rsidP="005C2024">
      <w:pPr>
        <w:pStyle w:val="TE-Normal"/>
        <w:rPr>
          <w:del w:id="96" w:author="Sabrina Sagaz" w:date="2019-04-08T09:33:00Z"/>
        </w:rPr>
      </w:pPr>
    </w:p>
    <w:p w14:paraId="4FBD2B5B" w14:textId="21031FF4" w:rsidR="00E328E8" w:rsidRDefault="00E328E8" w:rsidP="005C2024">
      <w:pPr>
        <w:pStyle w:val="TE-Normal"/>
      </w:pPr>
    </w:p>
    <w:p w14:paraId="0FED86D2" w14:textId="6A225E30" w:rsidR="00E328E8" w:rsidRDefault="00E328E8" w:rsidP="005C2024">
      <w:pPr>
        <w:pStyle w:val="TE-Normal"/>
      </w:pPr>
      <w:r>
        <w:t>COMO EU FARIA:</w:t>
      </w:r>
    </w:p>
    <w:p w14:paraId="0C5D9452" w14:textId="77777777" w:rsidR="00E328E8" w:rsidRDefault="00E328E8" w:rsidP="00E328E8">
      <w:pPr>
        <w:pStyle w:val="TE-Normal"/>
      </w:pPr>
      <w:r>
        <w:t>Para o desenvolvimento do projeto buscou-se o aprofundamento do assunto e</w:t>
      </w:r>
    </w:p>
    <w:p w14:paraId="7D0FD019" w14:textId="20CD65BA" w:rsidR="00E328E8" w:rsidRDefault="00E328E8" w:rsidP="00E328E8">
      <w:pPr>
        <w:pStyle w:val="TE-Normal"/>
        <w:rPr>
          <w:ins w:id="97" w:author="Sabrina Sagaz" w:date="2019-04-08T09:33:00Z"/>
        </w:rPr>
      </w:pPr>
      <w:r>
        <w:t>conceitos através de ....</w:t>
      </w:r>
    </w:p>
    <w:p w14:paraId="3BAE3321" w14:textId="77777777" w:rsidR="00EB5832" w:rsidRDefault="00EB5832" w:rsidP="00E328E8">
      <w:pPr>
        <w:pStyle w:val="TE-Normal"/>
        <w:rPr>
          <w:ins w:id="98" w:author="Sabrina Sagaz" w:date="2019-04-08T09:33:00Z"/>
        </w:rPr>
      </w:pPr>
    </w:p>
    <w:p w14:paraId="24EC3D40" w14:textId="16ADE9C5" w:rsidR="00EB5832" w:rsidRDefault="00EB5832" w:rsidP="00E328E8">
      <w:pPr>
        <w:pStyle w:val="TE-Normal"/>
      </w:pPr>
      <w:ins w:id="99" w:author="Sabrina Sagaz" w:date="2019-04-08T09:35:00Z">
        <w:r>
          <w:rPr>
            <w:rStyle w:val="Refdecomentrio"/>
            <w:snapToGrid/>
          </w:rPr>
          <w:commentReference w:id="100"/>
        </w:r>
      </w:ins>
    </w:p>
    <w:p w14:paraId="62AF45C4" w14:textId="77777777" w:rsidR="00E328E8" w:rsidRDefault="00E328E8" w:rsidP="00E328E8">
      <w:pPr>
        <w:pStyle w:val="TE-Normal"/>
      </w:pPr>
    </w:p>
    <w:p w14:paraId="611723DA" w14:textId="6F8CF2EB" w:rsidR="00A51960" w:rsidRPr="00D758B5" w:rsidRDefault="00DC1025" w:rsidP="00DC1025">
      <w:pPr>
        <w:pStyle w:val="T1-TituloPrimario"/>
        <w:ind w:left="0" w:firstLine="0"/>
      </w:pPr>
      <w:bookmarkStart w:id="101" w:name="_Toc528067824"/>
      <w:bookmarkStart w:id="102" w:name="_Toc529662106"/>
      <w:bookmarkStart w:id="103" w:name="_Toc529662493"/>
      <w:bookmarkStart w:id="104" w:name="_Toc529662880"/>
      <w:bookmarkStart w:id="105" w:name="_Toc529810856"/>
      <w:bookmarkStart w:id="106" w:name="_Toc529815098"/>
      <w:bookmarkStart w:id="107" w:name="_Toc529815610"/>
      <w:bookmarkStart w:id="108" w:name="_Toc529825091"/>
      <w:bookmarkStart w:id="109" w:name="_Toc528067825"/>
      <w:bookmarkStart w:id="110" w:name="_Toc529662107"/>
      <w:bookmarkStart w:id="111" w:name="_Toc529662494"/>
      <w:bookmarkStart w:id="112" w:name="_Toc529662881"/>
      <w:bookmarkStart w:id="113" w:name="_Toc529810857"/>
      <w:bookmarkStart w:id="114" w:name="_Toc529815099"/>
      <w:bookmarkStart w:id="115" w:name="_Toc529815611"/>
      <w:bookmarkStart w:id="116" w:name="_Toc529825092"/>
      <w:bookmarkStart w:id="117" w:name="_Toc528067830"/>
      <w:bookmarkStart w:id="118" w:name="_Toc529662112"/>
      <w:bookmarkStart w:id="119" w:name="_Toc529662499"/>
      <w:bookmarkStart w:id="120" w:name="_Toc529662886"/>
      <w:bookmarkStart w:id="121" w:name="_Toc529810862"/>
      <w:bookmarkStart w:id="122" w:name="_Toc529815104"/>
      <w:bookmarkStart w:id="123" w:name="_Toc529815616"/>
      <w:bookmarkStart w:id="124" w:name="_Toc529825097"/>
      <w:bookmarkStart w:id="125" w:name="_Toc531976627"/>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lastRenderedPageBreak/>
        <w:t>REFER</w:t>
      </w:r>
      <w:ins w:id="126" w:author="Sabrina Sagaz" w:date="2019-04-08T09:35:00Z">
        <w:r w:rsidR="00EB5832">
          <w:t>E</w:t>
        </w:r>
      </w:ins>
      <w:del w:id="127" w:author="Sabrina Sagaz" w:date="2019-04-08T09:35:00Z">
        <w:r w:rsidDel="00EB5832">
          <w:delText>Ê</w:delText>
        </w:r>
      </w:del>
      <w:r>
        <w:t>NCIAL TEÓRICO</w:t>
      </w:r>
      <w:bookmarkEnd w:id="125"/>
    </w:p>
    <w:p w14:paraId="55DDA529" w14:textId="772D8652" w:rsidR="00961D06" w:rsidRDefault="005F3E65" w:rsidP="00165AF5">
      <w:pPr>
        <w:pStyle w:val="T2-TituloSecundario"/>
      </w:pPr>
      <w:r>
        <w:t>Testes e Qualidade de Software</w:t>
      </w:r>
      <w:r w:rsidR="008A632B">
        <w:t xml:space="preserve"> </w:t>
      </w:r>
    </w:p>
    <w:p w14:paraId="2857E38F" w14:textId="5BB5193E" w:rsidR="00165AF5" w:rsidRPr="00894514" w:rsidRDefault="005F3E65" w:rsidP="00894514">
      <w:pPr>
        <w:pStyle w:val="T3-TituloTerciario"/>
      </w:pPr>
      <w:r>
        <w:t>A necessidade do teste de software</w:t>
      </w:r>
    </w:p>
    <w:p w14:paraId="44F8FB5C" w14:textId="72F7537C" w:rsidR="00BB0EB2" w:rsidRDefault="00BB0EB2" w:rsidP="00302420">
      <w:pPr>
        <w:pStyle w:val="TE-Normal"/>
        <w:ind w:firstLine="709"/>
      </w:pPr>
      <w:r>
        <w:t>O objetivo do desenvolvimento de um software é a resolução de um problema real que existe no nosso mundo, através de meios tecnológicos, mais especificamente, através de comandos escritos que são interpretados por um computador</w:t>
      </w:r>
      <w:r w:rsidR="00232BEB">
        <w:t>.</w:t>
      </w:r>
    </w:p>
    <w:p w14:paraId="248BD5DF" w14:textId="63303202" w:rsidR="00711AD4" w:rsidRDefault="00711AD4" w:rsidP="00711AD4">
      <w:pPr>
        <w:pStyle w:val="TE-Citacao3Linhas"/>
      </w:pPr>
      <w:commentRangeStart w:id="128"/>
      <w:commentRangeStart w:id="129"/>
      <w:r>
        <w:t>Software de computador é o produto que profissionais de software desenvolvem e ao qual dão suporte no longo prazo. Abrange programas executáveis em um computador de qualquer porte ou arquitetura, conteúdos, informações descritivas tanto na forma impressa como na virtual, abrangendo praticamente qualquer mídia eletrônica.</w:t>
      </w:r>
      <w:commentRangeEnd w:id="128"/>
      <w:r>
        <w:rPr>
          <w:rStyle w:val="Refdecomentrio"/>
          <w:snapToGrid/>
        </w:rPr>
        <w:commentReference w:id="128"/>
      </w:r>
      <w:commentRangeEnd w:id="129"/>
      <w:r w:rsidR="00EB5832">
        <w:rPr>
          <w:rStyle w:val="Refdecomentrio"/>
          <w:snapToGrid/>
        </w:rPr>
        <w:commentReference w:id="129"/>
      </w:r>
    </w:p>
    <w:p w14:paraId="0A68D671" w14:textId="675EA743" w:rsidR="00232BEB" w:rsidRDefault="00232BEB" w:rsidP="00302420">
      <w:pPr>
        <w:pStyle w:val="TE-Normal"/>
        <w:ind w:firstLine="709"/>
      </w:pPr>
      <w:r>
        <w:t>Ao analisar essa definição já é possível perceber que quando propõe-se a construir um software, diversas falhas poderão surgir no andamento desse processo.</w:t>
      </w:r>
    </w:p>
    <w:p w14:paraId="39A82409" w14:textId="67211850" w:rsidR="00224FEC" w:rsidRDefault="00224FEC" w:rsidP="00302420">
      <w:pPr>
        <w:pStyle w:val="TE-Normal"/>
        <w:ind w:firstLine="709"/>
      </w:pPr>
      <w:r>
        <w:t>Em primeiro lugar, há casos em que a falha ocorre simplesmente na resolução do problema existente. O desenvolvedor pode vir a criar uma solução que resolva parte do problema analisado. Consequentemente, estaria ignorando outros cenários que, possivelmente, viriam a ocorrer durante a utilização da ferramenta por outros usuários.</w:t>
      </w:r>
    </w:p>
    <w:p w14:paraId="4E9EFA2D" w14:textId="687ECD36" w:rsidR="00224FEC" w:rsidRDefault="00224FEC" w:rsidP="00302420">
      <w:pPr>
        <w:pStyle w:val="TE-Normal"/>
        <w:ind w:firstLine="709"/>
      </w:pPr>
      <w:r>
        <w:t>Em segundo lugar, o erro pode ocorrer na escrita dos comandos. As linguagens de programação, como o próprio nome define, são linguagens, e portanto envolvem ambiguidades. Muitos são os casos em que, no nosso dia-a-dia, nos deparamos com falhas no entendimento entre humanos por ambiguidade na comunicação. Logo, é comum que isso ocorra também quando tentamos comandar um computador através desse mesmo meio.</w:t>
      </w:r>
    </w:p>
    <w:p w14:paraId="2B771FA5" w14:textId="3E208348" w:rsidR="009C5B48" w:rsidRDefault="00224FEC" w:rsidP="00302420">
      <w:pPr>
        <w:pStyle w:val="TE-Normal"/>
        <w:ind w:firstLine="709"/>
      </w:pPr>
      <w:r>
        <w:lastRenderedPageBreak/>
        <w:t xml:space="preserve">Por último, é importante salientar que ao se escrever um software precisa para resolver um problema mais elaborado, o grau de complexidade do código também aumenta. Dessa forma, em muitas ocasiões, o próprio desenvolvedor perde o rastro de todo significado de todas as linhas de seu código. Isso pode vir a ser um problema grave, quando efetuar uma modificação em algum pedaço do seu código. Isso pode vir a ser um </w:t>
      </w:r>
      <w:r w:rsidR="00ED7F1D">
        <w:t>problema grave</w:t>
      </w:r>
      <w:r>
        <w:t xml:space="preserve">, quando efetuar uma modificação em algum pedaço do seu código e esquecer o impacto da mudança nas outras funções que ele programou. Consequentemente, ele estaria inserindo novos erros, os quais ele desconhece, e que só virão a ser </w:t>
      </w:r>
      <w:r w:rsidR="009C5B48">
        <w:t>detectados posteriormente pelo usuário final.</w:t>
      </w:r>
    </w:p>
    <w:p w14:paraId="196C7CEA" w14:textId="40553F25" w:rsidR="009C5B48" w:rsidRDefault="009C5B48" w:rsidP="00302420">
      <w:pPr>
        <w:pStyle w:val="TE-Normal"/>
        <w:ind w:firstLine="709"/>
      </w:pPr>
      <w:r>
        <w:t xml:space="preserve">Em resumo, é perceptível o alto risco de se produzir um software com </w:t>
      </w:r>
      <w:r w:rsidR="00ED7F1D">
        <w:t>defeitos (</w:t>
      </w:r>
      <w:r>
        <w:t>popularmente conhecidos como “bugs”). Esse risco é o que justifica a utilização de testes no processo de desenvolvimento. Testar reduz esse risco.</w:t>
      </w:r>
    </w:p>
    <w:p w14:paraId="63937DA3" w14:textId="31B976F0" w:rsidR="00224FEC" w:rsidRDefault="009C5B48" w:rsidP="00302420">
      <w:pPr>
        <w:pStyle w:val="TE-Normal"/>
        <w:ind w:firstLine="709"/>
      </w:pPr>
      <w:r>
        <w:t>É pensando em reduzir esse risco que se criaram os processos de “</w:t>
      </w:r>
      <w:proofErr w:type="spellStart"/>
      <w:r w:rsidRPr="00EB5832">
        <w:rPr>
          <w:highlight w:val="yellow"/>
          <w:rPrChange w:id="130" w:author="Sabrina Sagaz" w:date="2019-04-08T09:35:00Z">
            <w:rPr/>
          </w:rPrChange>
        </w:rPr>
        <w:t>Quality</w:t>
      </w:r>
      <w:proofErr w:type="spellEnd"/>
      <w:r w:rsidRPr="00EB5832">
        <w:rPr>
          <w:highlight w:val="yellow"/>
          <w:rPrChange w:id="131" w:author="Sabrina Sagaz" w:date="2019-04-08T09:35:00Z">
            <w:rPr/>
          </w:rPrChange>
        </w:rPr>
        <w:t xml:space="preserve"> </w:t>
      </w:r>
      <w:proofErr w:type="spellStart"/>
      <w:r w:rsidRPr="00EB5832">
        <w:rPr>
          <w:highlight w:val="yellow"/>
          <w:rPrChange w:id="132" w:author="Sabrina Sagaz" w:date="2019-04-08T09:35:00Z">
            <w:rPr/>
          </w:rPrChange>
        </w:rPr>
        <w:t>assurance</w:t>
      </w:r>
      <w:proofErr w:type="spellEnd"/>
      <w:r>
        <w:t xml:space="preserve">” (QA). Tais processos tem como objetivo produzir softwares de melhor qualidade, ou seja, com o menor de índice de erros </w:t>
      </w:r>
      <w:r w:rsidR="00C2672D">
        <w:t>possível.</w:t>
      </w:r>
    </w:p>
    <w:p w14:paraId="702E0D19" w14:textId="038E973F" w:rsidR="00C2672D" w:rsidRDefault="00C2672D" w:rsidP="00302420">
      <w:pPr>
        <w:pStyle w:val="TE-Normal"/>
        <w:ind w:firstLine="709"/>
      </w:pPr>
      <w:r>
        <w:t>É claro que sempre existirão defeitos em um código. Por mais que se teste exaustivamente, nunca é possível verificar todas as possibilidades de entradas e saídas de uma aplicação. Porém, processos de qualidade visam testar um software com o objetivo de se obter um padrão mínimo de qualidade. Assim, o número de defeitos que seria encontrado pelos usuários finais é reduzido, gerando um software melhor.</w:t>
      </w:r>
    </w:p>
    <w:p w14:paraId="104CFDB8" w14:textId="60AD5944" w:rsidR="00C2672D" w:rsidRDefault="00C2672D" w:rsidP="00302420">
      <w:pPr>
        <w:pStyle w:val="TE-Normal"/>
        <w:ind w:firstLine="709"/>
      </w:pPr>
      <w:r>
        <w:t>Em suma, todos os processos de qualidade almejam criar o melhor software possível dentro de um tempo aceitável. Esse software ideal é facilmente entendido citando-se Bruce Sterling em “</w:t>
      </w:r>
      <w:r w:rsidRPr="00EB5832">
        <w:rPr>
          <w:highlight w:val="yellow"/>
          <w:rPrChange w:id="133" w:author="Sabrina Sagaz" w:date="2019-04-08T09:35:00Z">
            <w:rPr/>
          </w:rPrChange>
        </w:rPr>
        <w:t xml:space="preserve">The Hacker </w:t>
      </w:r>
      <w:proofErr w:type="spellStart"/>
      <w:r w:rsidRPr="00EB5832">
        <w:rPr>
          <w:highlight w:val="yellow"/>
          <w:rPrChange w:id="134" w:author="Sabrina Sagaz" w:date="2019-04-08T09:35:00Z">
            <w:rPr/>
          </w:rPrChange>
        </w:rPr>
        <w:t>Crackdown</w:t>
      </w:r>
      <w:proofErr w:type="spellEnd"/>
      <w:r w:rsidRPr="00EB5832">
        <w:rPr>
          <w:highlight w:val="yellow"/>
          <w:rPrChange w:id="135" w:author="Sabrina Sagaz" w:date="2019-04-08T09:35:00Z">
            <w:rPr/>
          </w:rPrChange>
        </w:rPr>
        <w:t xml:space="preserve">”: “The </w:t>
      </w:r>
      <w:proofErr w:type="spellStart"/>
      <w:r w:rsidRPr="00EB5832">
        <w:rPr>
          <w:highlight w:val="yellow"/>
          <w:rPrChange w:id="136" w:author="Sabrina Sagaz" w:date="2019-04-08T09:35:00Z">
            <w:rPr/>
          </w:rPrChange>
        </w:rPr>
        <w:t>best</w:t>
      </w:r>
      <w:proofErr w:type="spellEnd"/>
      <w:r w:rsidRPr="00EB5832">
        <w:rPr>
          <w:highlight w:val="yellow"/>
          <w:rPrChange w:id="137" w:author="Sabrina Sagaz" w:date="2019-04-08T09:35:00Z">
            <w:rPr/>
          </w:rPrChange>
        </w:rPr>
        <w:t xml:space="preserve"> software </w:t>
      </w:r>
      <w:proofErr w:type="spellStart"/>
      <w:r w:rsidRPr="00EB5832">
        <w:rPr>
          <w:highlight w:val="yellow"/>
          <w:rPrChange w:id="138" w:author="Sabrina Sagaz" w:date="2019-04-08T09:35:00Z">
            <w:rPr/>
          </w:rPrChange>
        </w:rPr>
        <w:t>is</w:t>
      </w:r>
      <w:proofErr w:type="spellEnd"/>
      <w:r w:rsidRPr="00EB5832">
        <w:rPr>
          <w:highlight w:val="yellow"/>
          <w:rPrChange w:id="139" w:author="Sabrina Sagaz" w:date="2019-04-08T09:35:00Z">
            <w:rPr/>
          </w:rPrChange>
        </w:rPr>
        <w:t xml:space="preserve"> </w:t>
      </w:r>
      <w:proofErr w:type="spellStart"/>
      <w:r w:rsidRPr="00EB5832">
        <w:rPr>
          <w:highlight w:val="yellow"/>
          <w:rPrChange w:id="140" w:author="Sabrina Sagaz" w:date="2019-04-08T09:35:00Z">
            <w:rPr/>
          </w:rPrChange>
        </w:rPr>
        <w:t>that</w:t>
      </w:r>
      <w:proofErr w:type="spellEnd"/>
      <w:r w:rsidRPr="00EB5832">
        <w:rPr>
          <w:highlight w:val="yellow"/>
          <w:rPrChange w:id="141" w:author="Sabrina Sagaz" w:date="2019-04-08T09:35:00Z">
            <w:rPr/>
          </w:rPrChange>
        </w:rPr>
        <w:t xml:space="preserve"> </w:t>
      </w:r>
      <w:proofErr w:type="spellStart"/>
      <w:r w:rsidRPr="00EB5832">
        <w:rPr>
          <w:highlight w:val="yellow"/>
          <w:rPrChange w:id="142" w:author="Sabrina Sagaz" w:date="2019-04-08T09:35:00Z">
            <w:rPr/>
          </w:rPrChange>
        </w:rPr>
        <w:t>which</w:t>
      </w:r>
      <w:proofErr w:type="spellEnd"/>
      <w:r w:rsidRPr="00EB5832">
        <w:rPr>
          <w:highlight w:val="yellow"/>
          <w:rPrChange w:id="143" w:author="Sabrina Sagaz" w:date="2019-04-08T09:35:00Z">
            <w:rPr/>
          </w:rPrChange>
        </w:rPr>
        <w:t xml:space="preserve"> </w:t>
      </w:r>
      <w:proofErr w:type="spellStart"/>
      <w:r w:rsidRPr="00EB5832">
        <w:rPr>
          <w:highlight w:val="yellow"/>
          <w:rPrChange w:id="144" w:author="Sabrina Sagaz" w:date="2019-04-08T09:35:00Z">
            <w:rPr/>
          </w:rPrChange>
        </w:rPr>
        <w:t>has</w:t>
      </w:r>
      <w:proofErr w:type="spellEnd"/>
      <w:r w:rsidRPr="00EB5832">
        <w:rPr>
          <w:highlight w:val="yellow"/>
          <w:rPrChange w:id="145" w:author="Sabrina Sagaz" w:date="2019-04-08T09:35:00Z">
            <w:rPr/>
          </w:rPrChange>
        </w:rPr>
        <w:t xml:space="preserve"> </w:t>
      </w:r>
      <w:proofErr w:type="spellStart"/>
      <w:r w:rsidRPr="00EB5832">
        <w:rPr>
          <w:highlight w:val="yellow"/>
          <w:rPrChange w:id="146" w:author="Sabrina Sagaz" w:date="2019-04-08T09:35:00Z">
            <w:rPr/>
          </w:rPrChange>
        </w:rPr>
        <w:t>been</w:t>
      </w:r>
      <w:proofErr w:type="spellEnd"/>
      <w:r w:rsidRPr="00EB5832">
        <w:rPr>
          <w:highlight w:val="yellow"/>
          <w:rPrChange w:id="147" w:author="Sabrina Sagaz" w:date="2019-04-08T09:35:00Z">
            <w:rPr/>
          </w:rPrChange>
        </w:rPr>
        <w:t xml:space="preserve"> </w:t>
      </w:r>
      <w:proofErr w:type="spellStart"/>
      <w:r w:rsidRPr="00EB5832">
        <w:rPr>
          <w:highlight w:val="yellow"/>
          <w:rPrChange w:id="148" w:author="Sabrina Sagaz" w:date="2019-04-08T09:35:00Z">
            <w:rPr/>
          </w:rPrChange>
        </w:rPr>
        <w:t>tested</w:t>
      </w:r>
      <w:proofErr w:type="spellEnd"/>
      <w:r w:rsidRPr="00EB5832">
        <w:rPr>
          <w:highlight w:val="yellow"/>
          <w:rPrChange w:id="149" w:author="Sabrina Sagaz" w:date="2019-04-08T09:35:00Z">
            <w:rPr/>
          </w:rPrChange>
        </w:rPr>
        <w:t xml:space="preserve"> </w:t>
      </w:r>
      <w:proofErr w:type="spellStart"/>
      <w:r w:rsidRPr="00EB5832">
        <w:rPr>
          <w:highlight w:val="yellow"/>
          <w:rPrChange w:id="150" w:author="Sabrina Sagaz" w:date="2019-04-08T09:35:00Z">
            <w:rPr/>
          </w:rPrChange>
        </w:rPr>
        <w:t>by</w:t>
      </w:r>
      <w:proofErr w:type="spellEnd"/>
      <w:r w:rsidRPr="00EB5832">
        <w:rPr>
          <w:highlight w:val="yellow"/>
          <w:rPrChange w:id="151" w:author="Sabrina Sagaz" w:date="2019-04-08T09:35:00Z">
            <w:rPr/>
          </w:rPrChange>
        </w:rPr>
        <w:t xml:space="preserve"> </w:t>
      </w:r>
      <w:proofErr w:type="spellStart"/>
      <w:r w:rsidRPr="00EB5832">
        <w:rPr>
          <w:highlight w:val="yellow"/>
          <w:rPrChange w:id="152" w:author="Sabrina Sagaz" w:date="2019-04-08T09:35:00Z">
            <w:rPr/>
          </w:rPrChange>
        </w:rPr>
        <w:t>thousands</w:t>
      </w:r>
      <w:proofErr w:type="spellEnd"/>
      <w:r w:rsidRPr="00EB5832">
        <w:rPr>
          <w:highlight w:val="yellow"/>
          <w:rPrChange w:id="153" w:author="Sabrina Sagaz" w:date="2019-04-08T09:35:00Z">
            <w:rPr/>
          </w:rPrChange>
        </w:rPr>
        <w:t xml:space="preserve"> </w:t>
      </w:r>
      <w:proofErr w:type="spellStart"/>
      <w:r w:rsidRPr="00EB5832">
        <w:rPr>
          <w:highlight w:val="yellow"/>
          <w:rPrChange w:id="154" w:author="Sabrina Sagaz" w:date="2019-04-08T09:35:00Z">
            <w:rPr/>
          </w:rPrChange>
        </w:rPr>
        <w:t>of</w:t>
      </w:r>
      <w:proofErr w:type="spellEnd"/>
      <w:r w:rsidRPr="00EB5832">
        <w:rPr>
          <w:highlight w:val="yellow"/>
          <w:rPrChange w:id="155" w:author="Sabrina Sagaz" w:date="2019-04-08T09:35:00Z">
            <w:rPr/>
          </w:rPrChange>
        </w:rPr>
        <w:t xml:space="preserve"> </w:t>
      </w:r>
      <w:proofErr w:type="spellStart"/>
      <w:r w:rsidRPr="00EB5832">
        <w:rPr>
          <w:highlight w:val="yellow"/>
          <w:rPrChange w:id="156" w:author="Sabrina Sagaz" w:date="2019-04-08T09:35:00Z">
            <w:rPr/>
          </w:rPrChange>
        </w:rPr>
        <w:t>users</w:t>
      </w:r>
      <w:proofErr w:type="spellEnd"/>
      <w:r w:rsidRPr="00EB5832">
        <w:rPr>
          <w:highlight w:val="yellow"/>
          <w:rPrChange w:id="157" w:author="Sabrina Sagaz" w:date="2019-04-08T09:35:00Z">
            <w:rPr/>
          </w:rPrChange>
        </w:rPr>
        <w:t xml:space="preserve"> </w:t>
      </w:r>
      <w:proofErr w:type="spellStart"/>
      <w:r w:rsidRPr="00EB5832">
        <w:rPr>
          <w:highlight w:val="yellow"/>
          <w:rPrChange w:id="158" w:author="Sabrina Sagaz" w:date="2019-04-08T09:35:00Z">
            <w:rPr/>
          </w:rPrChange>
        </w:rPr>
        <w:t>under</w:t>
      </w:r>
      <w:proofErr w:type="spellEnd"/>
      <w:r w:rsidRPr="00EB5832">
        <w:rPr>
          <w:highlight w:val="yellow"/>
          <w:rPrChange w:id="159" w:author="Sabrina Sagaz" w:date="2019-04-08T09:35:00Z">
            <w:rPr/>
          </w:rPrChange>
        </w:rPr>
        <w:t xml:space="preserve"> </w:t>
      </w:r>
      <w:proofErr w:type="spellStart"/>
      <w:r w:rsidRPr="00EB5832">
        <w:rPr>
          <w:highlight w:val="yellow"/>
          <w:rPrChange w:id="160" w:author="Sabrina Sagaz" w:date="2019-04-08T09:35:00Z">
            <w:rPr/>
          </w:rPrChange>
        </w:rPr>
        <w:t>thousands</w:t>
      </w:r>
      <w:proofErr w:type="spellEnd"/>
      <w:r w:rsidRPr="00EB5832">
        <w:rPr>
          <w:highlight w:val="yellow"/>
          <w:rPrChange w:id="161" w:author="Sabrina Sagaz" w:date="2019-04-08T09:35:00Z">
            <w:rPr/>
          </w:rPrChange>
        </w:rPr>
        <w:t xml:space="preserve"> </w:t>
      </w:r>
      <w:proofErr w:type="spellStart"/>
      <w:r w:rsidRPr="00EB5832">
        <w:rPr>
          <w:highlight w:val="yellow"/>
          <w:rPrChange w:id="162" w:author="Sabrina Sagaz" w:date="2019-04-08T09:35:00Z">
            <w:rPr/>
          </w:rPrChange>
        </w:rPr>
        <w:t>of</w:t>
      </w:r>
      <w:proofErr w:type="spellEnd"/>
      <w:r w:rsidRPr="00EB5832">
        <w:rPr>
          <w:highlight w:val="yellow"/>
          <w:rPrChange w:id="163" w:author="Sabrina Sagaz" w:date="2019-04-08T09:35:00Z">
            <w:rPr/>
          </w:rPrChange>
        </w:rPr>
        <w:t xml:space="preserve"> </w:t>
      </w:r>
      <w:proofErr w:type="spellStart"/>
      <w:r w:rsidRPr="00EB5832">
        <w:rPr>
          <w:highlight w:val="yellow"/>
          <w:rPrChange w:id="164" w:author="Sabrina Sagaz" w:date="2019-04-08T09:35:00Z">
            <w:rPr/>
          </w:rPrChange>
        </w:rPr>
        <w:t>different</w:t>
      </w:r>
      <w:proofErr w:type="spellEnd"/>
      <w:r w:rsidRPr="00EB5832">
        <w:rPr>
          <w:highlight w:val="yellow"/>
          <w:rPrChange w:id="165" w:author="Sabrina Sagaz" w:date="2019-04-08T09:35:00Z">
            <w:rPr/>
          </w:rPrChange>
        </w:rPr>
        <w:t xml:space="preserve"> </w:t>
      </w:r>
      <w:proofErr w:type="spellStart"/>
      <w:r w:rsidRPr="00EB5832">
        <w:rPr>
          <w:highlight w:val="yellow"/>
          <w:rPrChange w:id="166" w:author="Sabrina Sagaz" w:date="2019-04-08T09:35:00Z">
            <w:rPr/>
          </w:rPrChange>
        </w:rPr>
        <w:t>conditions</w:t>
      </w:r>
      <w:proofErr w:type="spellEnd"/>
      <w:r w:rsidRPr="00EB5832">
        <w:rPr>
          <w:highlight w:val="yellow"/>
          <w:rPrChange w:id="167" w:author="Sabrina Sagaz" w:date="2019-04-08T09:35:00Z">
            <w:rPr/>
          </w:rPrChange>
        </w:rPr>
        <w:t xml:space="preserve">, over </w:t>
      </w:r>
      <w:proofErr w:type="spellStart"/>
      <w:r w:rsidRPr="00EB5832">
        <w:rPr>
          <w:highlight w:val="yellow"/>
          <w:rPrChange w:id="168" w:author="Sabrina Sagaz" w:date="2019-04-08T09:35:00Z">
            <w:rPr/>
          </w:rPrChange>
        </w:rPr>
        <w:t>years</w:t>
      </w:r>
      <w:proofErr w:type="spellEnd"/>
      <w:r w:rsidRPr="00EB5832">
        <w:rPr>
          <w:highlight w:val="yellow"/>
          <w:rPrChange w:id="169" w:author="Sabrina Sagaz" w:date="2019-04-08T09:35:00Z">
            <w:rPr/>
          </w:rPrChange>
        </w:rPr>
        <w:t xml:space="preserve">. It </w:t>
      </w:r>
      <w:proofErr w:type="spellStart"/>
      <w:r w:rsidRPr="00EB5832">
        <w:rPr>
          <w:highlight w:val="yellow"/>
          <w:rPrChange w:id="170" w:author="Sabrina Sagaz" w:date="2019-04-08T09:35:00Z">
            <w:rPr/>
          </w:rPrChange>
        </w:rPr>
        <w:t>is</w:t>
      </w:r>
      <w:proofErr w:type="spellEnd"/>
      <w:r w:rsidRPr="00EB5832">
        <w:rPr>
          <w:highlight w:val="yellow"/>
          <w:rPrChange w:id="171" w:author="Sabrina Sagaz" w:date="2019-04-08T09:35:00Z">
            <w:rPr/>
          </w:rPrChange>
        </w:rPr>
        <w:t xml:space="preserve"> </w:t>
      </w:r>
      <w:proofErr w:type="spellStart"/>
      <w:r w:rsidRPr="00EB5832">
        <w:rPr>
          <w:highlight w:val="yellow"/>
          <w:rPrChange w:id="172" w:author="Sabrina Sagaz" w:date="2019-04-08T09:35:00Z">
            <w:rPr/>
          </w:rPrChange>
        </w:rPr>
        <w:t>then</w:t>
      </w:r>
      <w:proofErr w:type="spellEnd"/>
      <w:r w:rsidRPr="00EB5832">
        <w:rPr>
          <w:highlight w:val="yellow"/>
          <w:rPrChange w:id="173" w:author="Sabrina Sagaz" w:date="2019-04-08T09:35:00Z">
            <w:rPr/>
          </w:rPrChange>
        </w:rPr>
        <w:t xml:space="preserve"> </w:t>
      </w:r>
      <w:proofErr w:type="spellStart"/>
      <w:r w:rsidRPr="00EB5832">
        <w:rPr>
          <w:highlight w:val="yellow"/>
          <w:rPrChange w:id="174" w:author="Sabrina Sagaz" w:date="2019-04-08T09:35:00Z">
            <w:rPr/>
          </w:rPrChange>
        </w:rPr>
        <w:t>known</w:t>
      </w:r>
      <w:proofErr w:type="spellEnd"/>
      <w:r w:rsidRPr="00EB5832">
        <w:rPr>
          <w:highlight w:val="yellow"/>
          <w:rPrChange w:id="175" w:author="Sabrina Sagaz" w:date="2019-04-08T09:35:00Z">
            <w:rPr/>
          </w:rPrChange>
        </w:rPr>
        <w:t xml:space="preserve"> as "</w:t>
      </w:r>
      <w:proofErr w:type="spellStart"/>
      <w:r w:rsidRPr="00EB5832">
        <w:rPr>
          <w:highlight w:val="yellow"/>
          <w:rPrChange w:id="176" w:author="Sabrina Sagaz" w:date="2019-04-08T09:35:00Z">
            <w:rPr/>
          </w:rPrChange>
        </w:rPr>
        <w:t>stable</w:t>
      </w:r>
      <w:proofErr w:type="spellEnd"/>
      <w:r w:rsidRPr="00EB5832">
        <w:rPr>
          <w:highlight w:val="yellow"/>
          <w:rPrChange w:id="177" w:author="Sabrina Sagaz" w:date="2019-04-08T09:35:00Z">
            <w:rPr/>
          </w:rPrChange>
        </w:rPr>
        <w:t xml:space="preserve">." </w:t>
      </w:r>
      <w:proofErr w:type="spellStart"/>
      <w:r w:rsidRPr="00EB5832">
        <w:rPr>
          <w:highlight w:val="yellow"/>
          <w:rPrChange w:id="178" w:author="Sabrina Sagaz" w:date="2019-04-08T09:35:00Z">
            <w:rPr/>
          </w:rPrChange>
        </w:rPr>
        <w:t>This</w:t>
      </w:r>
      <w:proofErr w:type="spellEnd"/>
      <w:r w:rsidRPr="00EB5832">
        <w:rPr>
          <w:highlight w:val="yellow"/>
          <w:rPrChange w:id="179" w:author="Sabrina Sagaz" w:date="2019-04-08T09:35:00Z">
            <w:rPr/>
          </w:rPrChange>
        </w:rPr>
        <w:t xml:space="preserve"> does NOT </w:t>
      </w:r>
      <w:proofErr w:type="spellStart"/>
      <w:r w:rsidRPr="00EB5832">
        <w:rPr>
          <w:highlight w:val="yellow"/>
          <w:rPrChange w:id="180" w:author="Sabrina Sagaz" w:date="2019-04-08T09:35:00Z">
            <w:rPr/>
          </w:rPrChange>
        </w:rPr>
        <w:t>mean</w:t>
      </w:r>
      <w:proofErr w:type="spellEnd"/>
      <w:r w:rsidRPr="00EB5832">
        <w:rPr>
          <w:highlight w:val="yellow"/>
          <w:rPrChange w:id="181" w:author="Sabrina Sagaz" w:date="2019-04-08T09:35:00Z">
            <w:rPr/>
          </w:rPrChange>
        </w:rPr>
        <w:t xml:space="preserve"> </w:t>
      </w:r>
      <w:proofErr w:type="spellStart"/>
      <w:r w:rsidRPr="00EB5832">
        <w:rPr>
          <w:highlight w:val="yellow"/>
          <w:rPrChange w:id="182" w:author="Sabrina Sagaz" w:date="2019-04-08T09:35:00Z">
            <w:rPr/>
          </w:rPrChange>
        </w:rPr>
        <w:t>that</w:t>
      </w:r>
      <w:proofErr w:type="spellEnd"/>
      <w:r w:rsidRPr="00EB5832">
        <w:rPr>
          <w:highlight w:val="yellow"/>
          <w:rPrChange w:id="183" w:author="Sabrina Sagaz" w:date="2019-04-08T09:35:00Z">
            <w:rPr/>
          </w:rPrChange>
        </w:rPr>
        <w:t xml:space="preserve"> </w:t>
      </w:r>
      <w:proofErr w:type="spellStart"/>
      <w:r w:rsidRPr="00EB5832">
        <w:rPr>
          <w:highlight w:val="yellow"/>
          <w:rPrChange w:id="184" w:author="Sabrina Sagaz" w:date="2019-04-08T09:35:00Z">
            <w:rPr/>
          </w:rPrChange>
        </w:rPr>
        <w:t>the</w:t>
      </w:r>
      <w:proofErr w:type="spellEnd"/>
      <w:r w:rsidRPr="00EB5832">
        <w:rPr>
          <w:highlight w:val="yellow"/>
          <w:rPrChange w:id="185" w:author="Sabrina Sagaz" w:date="2019-04-08T09:35:00Z">
            <w:rPr/>
          </w:rPrChange>
        </w:rPr>
        <w:t xml:space="preserve"> software </w:t>
      </w:r>
      <w:proofErr w:type="spellStart"/>
      <w:r w:rsidRPr="00EB5832">
        <w:rPr>
          <w:highlight w:val="yellow"/>
          <w:rPrChange w:id="186" w:author="Sabrina Sagaz" w:date="2019-04-08T09:35:00Z">
            <w:rPr/>
          </w:rPrChange>
        </w:rPr>
        <w:t>is</w:t>
      </w:r>
      <w:proofErr w:type="spellEnd"/>
      <w:r w:rsidRPr="00EB5832">
        <w:rPr>
          <w:highlight w:val="yellow"/>
          <w:rPrChange w:id="187" w:author="Sabrina Sagaz" w:date="2019-04-08T09:35:00Z">
            <w:rPr/>
          </w:rPrChange>
        </w:rPr>
        <w:t xml:space="preserve"> </w:t>
      </w:r>
      <w:proofErr w:type="spellStart"/>
      <w:r w:rsidRPr="00EB5832">
        <w:rPr>
          <w:highlight w:val="yellow"/>
          <w:rPrChange w:id="188" w:author="Sabrina Sagaz" w:date="2019-04-08T09:35:00Z">
            <w:rPr/>
          </w:rPrChange>
        </w:rPr>
        <w:t>now</w:t>
      </w:r>
      <w:proofErr w:type="spellEnd"/>
      <w:r w:rsidRPr="00EB5832">
        <w:rPr>
          <w:highlight w:val="yellow"/>
          <w:rPrChange w:id="189" w:author="Sabrina Sagaz" w:date="2019-04-08T09:35:00Z">
            <w:rPr/>
          </w:rPrChange>
        </w:rPr>
        <w:t xml:space="preserve"> </w:t>
      </w:r>
      <w:proofErr w:type="spellStart"/>
      <w:r w:rsidRPr="00EB5832">
        <w:rPr>
          <w:highlight w:val="yellow"/>
          <w:rPrChange w:id="190" w:author="Sabrina Sagaz" w:date="2019-04-08T09:35:00Z">
            <w:rPr/>
          </w:rPrChange>
        </w:rPr>
        <w:t>flawless</w:t>
      </w:r>
      <w:proofErr w:type="spellEnd"/>
      <w:r w:rsidRPr="00EB5832">
        <w:rPr>
          <w:highlight w:val="yellow"/>
          <w:rPrChange w:id="191" w:author="Sabrina Sagaz" w:date="2019-04-08T09:35:00Z">
            <w:rPr/>
          </w:rPrChange>
        </w:rPr>
        <w:t xml:space="preserve">, </w:t>
      </w:r>
      <w:proofErr w:type="spellStart"/>
      <w:r w:rsidRPr="00EB5832">
        <w:rPr>
          <w:highlight w:val="yellow"/>
          <w:rPrChange w:id="192" w:author="Sabrina Sagaz" w:date="2019-04-08T09:35:00Z">
            <w:rPr/>
          </w:rPrChange>
        </w:rPr>
        <w:t>free</w:t>
      </w:r>
      <w:proofErr w:type="spellEnd"/>
      <w:r w:rsidRPr="00EB5832">
        <w:rPr>
          <w:highlight w:val="yellow"/>
          <w:rPrChange w:id="193" w:author="Sabrina Sagaz" w:date="2019-04-08T09:35:00Z">
            <w:rPr/>
          </w:rPrChange>
        </w:rPr>
        <w:t xml:space="preserve"> </w:t>
      </w:r>
      <w:proofErr w:type="spellStart"/>
      <w:r w:rsidRPr="00EB5832">
        <w:rPr>
          <w:highlight w:val="yellow"/>
          <w:rPrChange w:id="194" w:author="Sabrina Sagaz" w:date="2019-04-08T09:35:00Z">
            <w:rPr/>
          </w:rPrChange>
        </w:rPr>
        <w:t>of</w:t>
      </w:r>
      <w:proofErr w:type="spellEnd"/>
      <w:r w:rsidRPr="00EB5832">
        <w:rPr>
          <w:highlight w:val="yellow"/>
          <w:rPrChange w:id="195" w:author="Sabrina Sagaz" w:date="2019-04-08T09:35:00Z">
            <w:rPr/>
          </w:rPrChange>
        </w:rPr>
        <w:t xml:space="preserve"> bugs. It </w:t>
      </w:r>
      <w:proofErr w:type="spellStart"/>
      <w:r w:rsidRPr="00EB5832">
        <w:rPr>
          <w:highlight w:val="yellow"/>
          <w:rPrChange w:id="196" w:author="Sabrina Sagaz" w:date="2019-04-08T09:35:00Z">
            <w:rPr/>
          </w:rPrChange>
        </w:rPr>
        <w:t>generally</w:t>
      </w:r>
      <w:proofErr w:type="spellEnd"/>
      <w:r w:rsidRPr="00EB5832">
        <w:rPr>
          <w:highlight w:val="yellow"/>
          <w:rPrChange w:id="197" w:author="Sabrina Sagaz" w:date="2019-04-08T09:35:00Z">
            <w:rPr/>
          </w:rPrChange>
        </w:rPr>
        <w:t xml:space="preserve"> </w:t>
      </w:r>
      <w:proofErr w:type="spellStart"/>
      <w:r w:rsidRPr="00EB5832">
        <w:rPr>
          <w:highlight w:val="yellow"/>
          <w:rPrChange w:id="198" w:author="Sabrina Sagaz" w:date="2019-04-08T09:35:00Z">
            <w:rPr/>
          </w:rPrChange>
        </w:rPr>
        <w:t>means</w:t>
      </w:r>
      <w:proofErr w:type="spellEnd"/>
      <w:r w:rsidRPr="00EB5832">
        <w:rPr>
          <w:highlight w:val="yellow"/>
          <w:rPrChange w:id="199" w:author="Sabrina Sagaz" w:date="2019-04-08T09:35:00Z">
            <w:rPr/>
          </w:rPrChange>
        </w:rPr>
        <w:t xml:space="preserve"> </w:t>
      </w:r>
      <w:proofErr w:type="spellStart"/>
      <w:r w:rsidRPr="00EB5832">
        <w:rPr>
          <w:highlight w:val="yellow"/>
          <w:rPrChange w:id="200" w:author="Sabrina Sagaz" w:date="2019-04-08T09:35:00Z">
            <w:rPr/>
          </w:rPrChange>
        </w:rPr>
        <w:t>that</w:t>
      </w:r>
      <w:proofErr w:type="spellEnd"/>
      <w:r w:rsidRPr="00EB5832">
        <w:rPr>
          <w:highlight w:val="yellow"/>
          <w:rPrChange w:id="201" w:author="Sabrina Sagaz" w:date="2019-04-08T09:35:00Z">
            <w:rPr/>
          </w:rPrChange>
        </w:rPr>
        <w:t xml:space="preserve"> </w:t>
      </w:r>
      <w:proofErr w:type="spellStart"/>
      <w:r w:rsidRPr="00EB5832">
        <w:rPr>
          <w:highlight w:val="yellow"/>
          <w:rPrChange w:id="202" w:author="Sabrina Sagaz" w:date="2019-04-08T09:35:00Z">
            <w:rPr/>
          </w:rPrChange>
        </w:rPr>
        <w:t>there</w:t>
      </w:r>
      <w:proofErr w:type="spellEnd"/>
      <w:r w:rsidRPr="00EB5832">
        <w:rPr>
          <w:highlight w:val="yellow"/>
          <w:rPrChange w:id="203" w:author="Sabrina Sagaz" w:date="2019-04-08T09:35:00Z">
            <w:rPr/>
          </w:rPrChange>
        </w:rPr>
        <w:t xml:space="preserve"> are </w:t>
      </w:r>
      <w:proofErr w:type="spellStart"/>
      <w:r w:rsidRPr="00EB5832">
        <w:rPr>
          <w:highlight w:val="yellow"/>
          <w:rPrChange w:id="204" w:author="Sabrina Sagaz" w:date="2019-04-08T09:35:00Z">
            <w:rPr/>
          </w:rPrChange>
        </w:rPr>
        <w:t>plenty</w:t>
      </w:r>
      <w:proofErr w:type="spellEnd"/>
      <w:r w:rsidRPr="00EB5832">
        <w:rPr>
          <w:highlight w:val="yellow"/>
          <w:rPrChange w:id="205" w:author="Sabrina Sagaz" w:date="2019-04-08T09:35:00Z">
            <w:rPr/>
          </w:rPrChange>
        </w:rPr>
        <w:t xml:space="preserve"> </w:t>
      </w:r>
      <w:proofErr w:type="spellStart"/>
      <w:r w:rsidRPr="00EB5832">
        <w:rPr>
          <w:highlight w:val="yellow"/>
          <w:rPrChange w:id="206" w:author="Sabrina Sagaz" w:date="2019-04-08T09:35:00Z">
            <w:rPr/>
          </w:rPrChange>
        </w:rPr>
        <w:t>of</w:t>
      </w:r>
      <w:proofErr w:type="spellEnd"/>
      <w:r w:rsidRPr="00EB5832">
        <w:rPr>
          <w:highlight w:val="yellow"/>
          <w:rPrChange w:id="207" w:author="Sabrina Sagaz" w:date="2019-04-08T09:35:00Z">
            <w:rPr/>
          </w:rPrChange>
        </w:rPr>
        <w:t xml:space="preserve"> bugs in it, </w:t>
      </w:r>
      <w:proofErr w:type="spellStart"/>
      <w:r w:rsidRPr="00EB5832">
        <w:rPr>
          <w:highlight w:val="yellow"/>
          <w:rPrChange w:id="208" w:author="Sabrina Sagaz" w:date="2019-04-08T09:35:00Z">
            <w:rPr/>
          </w:rPrChange>
        </w:rPr>
        <w:t>but</w:t>
      </w:r>
      <w:proofErr w:type="spellEnd"/>
      <w:r w:rsidRPr="00EB5832">
        <w:rPr>
          <w:highlight w:val="yellow"/>
          <w:rPrChange w:id="209" w:author="Sabrina Sagaz" w:date="2019-04-08T09:35:00Z">
            <w:rPr/>
          </w:rPrChange>
        </w:rPr>
        <w:t xml:space="preserve"> </w:t>
      </w:r>
      <w:proofErr w:type="spellStart"/>
      <w:r w:rsidRPr="00EB5832">
        <w:rPr>
          <w:highlight w:val="yellow"/>
          <w:rPrChange w:id="210" w:author="Sabrina Sagaz" w:date="2019-04-08T09:35:00Z">
            <w:rPr/>
          </w:rPrChange>
        </w:rPr>
        <w:t>the</w:t>
      </w:r>
      <w:proofErr w:type="spellEnd"/>
      <w:r w:rsidRPr="00EB5832">
        <w:rPr>
          <w:highlight w:val="yellow"/>
          <w:rPrChange w:id="211" w:author="Sabrina Sagaz" w:date="2019-04-08T09:35:00Z">
            <w:rPr/>
          </w:rPrChange>
        </w:rPr>
        <w:t xml:space="preserve"> bugs are </w:t>
      </w:r>
      <w:proofErr w:type="spellStart"/>
      <w:r w:rsidRPr="00EB5832">
        <w:rPr>
          <w:highlight w:val="yellow"/>
          <w:rPrChange w:id="212" w:author="Sabrina Sagaz" w:date="2019-04-08T09:35:00Z">
            <w:rPr/>
          </w:rPrChange>
        </w:rPr>
        <w:t>well-identified</w:t>
      </w:r>
      <w:proofErr w:type="spellEnd"/>
      <w:r w:rsidRPr="00EB5832">
        <w:rPr>
          <w:highlight w:val="yellow"/>
          <w:rPrChange w:id="213" w:author="Sabrina Sagaz" w:date="2019-04-08T09:35:00Z">
            <w:rPr/>
          </w:rPrChange>
        </w:rPr>
        <w:t xml:space="preserve"> </w:t>
      </w:r>
      <w:proofErr w:type="spellStart"/>
      <w:r w:rsidRPr="00EB5832">
        <w:rPr>
          <w:highlight w:val="yellow"/>
          <w:rPrChange w:id="214" w:author="Sabrina Sagaz" w:date="2019-04-08T09:35:00Z">
            <w:rPr/>
          </w:rPrChange>
        </w:rPr>
        <w:t>and</w:t>
      </w:r>
      <w:proofErr w:type="spellEnd"/>
      <w:r w:rsidRPr="00EB5832">
        <w:rPr>
          <w:highlight w:val="yellow"/>
          <w:rPrChange w:id="215" w:author="Sabrina Sagaz" w:date="2019-04-08T09:35:00Z">
            <w:rPr/>
          </w:rPrChange>
        </w:rPr>
        <w:t xml:space="preserve"> </w:t>
      </w:r>
      <w:proofErr w:type="spellStart"/>
      <w:r w:rsidRPr="00EB5832">
        <w:rPr>
          <w:highlight w:val="yellow"/>
          <w:rPrChange w:id="216" w:author="Sabrina Sagaz" w:date="2019-04-08T09:35:00Z">
            <w:rPr/>
          </w:rPrChange>
        </w:rPr>
        <w:t>fairly</w:t>
      </w:r>
      <w:proofErr w:type="spellEnd"/>
      <w:r w:rsidRPr="00EB5832">
        <w:rPr>
          <w:highlight w:val="yellow"/>
          <w:rPrChange w:id="217" w:author="Sabrina Sagaz" w:date="2019-04-08T09:35:00Z">
            <w:rPr/>
          </w:rPrChange>
        </w:rPr>
        <w:t xml:space="preserve"> </w:t>
      </w:r>
      <w:proofErr w:type="spellStart"/>
      <w:r w:rsidRPr="00EB5832">
        <w:rPr>
          <w:highlight w:val="yellow"/>
          <w:rPrChange w:id="218" w:author="Sabrina Sagaz" w:date="2019-04-08T09:35:00Z">
            <w:rPr/>
          </w:rPrChange>
        </w:rPr>
        <w:t>well</w:t>
      </w:r>
      <w:proofErr w:type="spellEnd"/>
      <w:r w:rsidRPr="00EB5832">
        <w:rPr>
          <w:highlight w:val="yellow"/>
          <w:rPrChange w:id="219" w:author="Sabrina Sagaz" w:date="2019-04-08T09:35:00Z">
            <w:rPr/>
          </w:rPrChange>
        </w:rPr>
        <w:t xml:space="preserve"> </w:t>
      </w:r>
      <w:proofErr w:type="spellStart"/>
      <w:r w:rsidRPr="00EB5832">
        <w:rPr>
          <w:highlight w:val="yellow"/>
          <w:rPrChange w:id="220" w:author="Sabrina Sagaz" w:date="2019-04-08T09:35:00Z">
            <w:rPr/>
          </w:rPrChange>
        </w:rPr>
        <w:t>understood</w:t>
      </w:r>
      <w:proofErr w:type="spellEnd"/>
      <w:proofErr w:type="gramStart"/>
      <w:r>
        <w:t>.”[</w:t>
      </w:r>
      <w:proofErr w:type="gramEnd"/>
      <w:r>
        <w:t>4].</w:t>
      </w:r>
    </w:p>
    <w:p w14:paraId="3543A356" w14:textId="77777777" w:rsidR="00232BEB" w:rsidRDefault="00232BEB" w:rsidP="00302420">
      <w:pPr>
        <w:pStyle w:val="TE-Normal"/>
        <w:ind w:firstLine="709"/>
      </w:pPr>
    </w:p>
    <w:p w14:paraId="7EDDE697" w14:textId="1A56C496" w:rsidR="00232BEB" w:rsidRDefault="00631CD4" w:rsidP="00302420">
      <w:pPr>
        <w:pStyle w:val="TE-Normal"/>
        <w:ind w:firstLine="709"/>
      </w:pPr>
      <w:r>
        <w:tab/>
      </w:r>
      <w:r>
        <w:tab/>
      </w:r>
    </w:p>
    <w:p w14:paraId="69917688" w14:textId="457A5DEC" w:rsidR="00631CD4" w:rsidRDefault="00631CD4" w:rsidP="00894514">
      <w:pPr>
        <w:pStyle w:val="T3-TituloTerciario"/>
      </w:pPr>
      <w:r>
        <w:t xml:space="preserve">A </w:t>
      </w:r>
      <w:r w:rsidR="00146189">
        <w:t xml:space="preserve">importância da </w:t>
      </w:r>
      <w:r w:rsidR="00180007">
        <w:t>QA</w:t>
      </w:r>
      <w:r w:rsidR="00146189">
        <w:t xml:space="preserve"> </w:t>
      </w:r>
      <w:r w:rsidR="00146189" w:rsidRPr="00146189">
        <w:t>n</w:t>
      </w:r>
      <w:r w:rsidRPr="00146189">
        <w:t>as</w:t>
      </w:r>
      <w:r>
        <w:t xml:space="preserve"> Organizações</w:t>
      </w:r>
    </w:p>
    <w:p w14:paraId="2E130B0C" w14:textId="3193DEE6" w:rsidR="00631CD4" w:rsidRDefault="00631CD4" w:rsidP="00631CD4">
      <w:pPr>
        <w:pStyle w:val="TE-Normal"/>
      </w:pPr>
      <w:r>
        <w:lastRenderedPageBreak/>
        <w:t>Empresas de desenvolvimento de software estão cada vez mais preocupadas em garantir a qualidade de seus produtos, para que os mesmos sejam competitivos e tornem-se satisfatórios e confiantes do ponto de vista de seus clientes.</w:t>
      </w:r>
    </w:p>
    <w:p w14:paraId="1F4402B1" w14:textId="5D86ED9A" w:rsidR="00146189" w:rsidRDefault="00146189" w:rsidP="00146189">
      <w:pPr>
        <w:pStyle w:val="TE-Citacao3Linhas"/>
      </w:pPr>
      <w:commentRangeStart w:id="221"/>
      <w:r>
        <w:t>As organizações estão buscando eficiência para conseguir sobreviver em um ambiente cada vez mais hostil – o de um mercado cada vez mais competitivo. As empresas estão buscando a tecnologia para reduzir custos e ampliar sua forma de atuação. Estão sofisticando seus sistemas para tomar decisões cada vez mais complexas, com a intenção de ganhar eficiência e controle (BARTIÉ, 2002).</w:t>
      </w:r>
      <w:commentRangeEnd w:id="221"/>
      <w:r>
        <w:rPr>
          <w:rStyle w:val="Refdecomentrio"/>
          <w:snapToGrid/>
        </w:rPr>
        <w:commentReference w:id="221"/>
      </w:r>
    </w:p>
    <w:p w14:paraId="229DB910" w14:textId="1E7CCB2F" w:rsidR="00146189" w:rsidRDefault="00146189" w:rsidP="00146189">
      <w:pPr>
        <w:pStyle w:val="TE-Normal"/>
      </w:pPr>
      <w:r>
        <w:t xml:space="preserve">Para </w:t>
      </w:r>
      <w:proofErr w:type="spellStart"/>
      <w:r>
        <w:t>Sommerville</w:t>
      </w:r>
      <w:proofErr w:type="spellEnd"/>
      <w:r>
        <w:t xml:space="preserve"> (2003), atingir um alto nível de qualidade de produto ou serviço deve ser atualmente o maior objetivo das organizações, pois o mercado não admite mais que se entregue produtos de baixa qualidade.</w:t>
      </w:r>
    </w:p>
    <w:p w14:paraId="63513832" w14:textId="77777777" w:rsidR="00146189" w:rsidRDefault="00146189" w:rsidP="00146189">
      <w:pPr>
        <w:pStyle w:val="TE-Normal"/>
      </w:pPr>
      <w:proofErr w:type="spellStart"/>
      <w:r>
        <w:t>Bartié</w:t>
      </w:r>
      <w:proofErr w:type="spellEnd"/>
      <w:r>
        <w:t xml:space="preserve"> (2002) define qualidade de software como “um processo sistemático que focaliza todas as etapas e artefatos produzidos com o objetivo de garantir a conformidade de processos e produtos, prevenindo e eliminando defeitos”. </w:t>
      </w:r>
    </w:p>
    <w:p w14:paraId="348B9CA5" w14:textId="3DE5D3D2" w:rsidR="00146189" w:rsidRDefault="00146189" w:rsidP="00146189">
      <w:pPr>
        <w:pStyle w:val="TE-Normal"/>
      </w:pPr>
      <w:r>
        <w:t>Para que a qualidade seja garantida, é necessário definir e estabelecer uma estrutura de procedimentos e de padrões organizacionais que devem ser utilizados durante o desenvolvimento do software que conduzem ao produto final de alta qualidade.</w:t>
      </w:r>
    </w:p>
    <w:p w14:paraId="34FBEA38" w14:textId="74CD606A" w:rsidR="00146189" w:rsidRDefault="00146189" w:rsidP="00146189">
      <w:pPr>
        <w:pStyle w:val="TE-Citacao3Linhas"/>
      </w:pPr>
      <w:r>
        <w:t>Existe uma ampla gama de atributos de qualidade de software em potencial que devem ser considerados durante o processo de planejamento de qualidade. Em geral, não é possível para qualquer sistema ser otimizado em relação a todos esses atributos, e, assim, uma parte importante do planejamento de qualidade é selecionar os principais atributos de qualidade e planejar como eles podem ser obtidos (SOMMERVILLE, 2003).</w:t>
      </w:r>
    </w:p>
    <w:p w14:paraId="6726E054" w14:textId="77777777" w:rsidR="00146189" w:rsidRDefault="00146189" w:rsidP="00146189">
      <w:pPr>
        <w:pStyle w:val="TE-Normal"/>
      </w:pPr>
      <w:r>
        <w:t>A norma ISO/IEC 9126 identifica seis atributos-chave que um software de qualidade deve possuir (PRESSMAN, 2006 apud PINTO JÚNIOR, 2009):</w:t>
      </w:r>
    </w:p>
    <w:p w14:paraId="0C81B1DA" w14:textId="1A46A487" w:rsidR="00146189" w:rsidRDefault="00146189">
      <w:pPr>
        <w:pStyle w:val="TE-Bullet"/>
        <w:pPrChange w:id="222" w:author="Sabrina Sagaz" w:date="2019-04-08T09:36:00Z">
          <w:pPr>
            <w:pStyle w:val="TE-Normal"/>
          </w:pPr>
        </w:pPrChange>
      </w:pPr>
      <w:del w:id="223" w:author="Sabrina Sagaz" w:date="2019-04-08T09:36:00Z">
        <w:r w:rsidDel="00EB5832">
          <w:delText xml:space="preserve"> • </w:delText>
        </w:r>
      </w:del>
      <w:r>
        <w:t xml:space="preserve">Funcionalidade – o software deve funcionar adequadamente e atender as necessidades especificadas; 16 </w:t>
      </w:r>
    </w:p>
    <w:p w14:paraId="58D722FB" w14:textId="0242E876" w:rsidR="00146189" w:rsidRDefault="00146189">
      <w:pPr>
        <w:pStyle w:val="TE-Bullet"/>
        <w:pPrChange w:id="224" w:author="Sabrina Sagaz" w:date="2019-04-08T09:36:00Z">
          <w:pPr>
            <w:pStyle w:val="TE-Normal"/>
          </w:pPr>
        </w:pPrChange>
      </w:pPr>
      <w:del w:id="225" w:author="Sabrina Sagaz" w:date="2019-04-08T09:36:00Z">
        <w:r w:rsidDel="00EB5832">
          <w:delText xml:space="preserve">• </w:delText>
        </w:r>
      </w:del>
      <w:r>
        <w:t xml:space="preserve">Confiabilidade – o software deve funcionar por determinado período de tempo livre de erros e falhas; </w:t>
      </w:r>
    </w:p>
    <w:p w14:paraId="6E63D597" w14:textId="3A9CADDC" w:rsidR="00146189" w:rsidRDefault="00146189">
      <w:pPr>
        <w:pStyle w:val="TE-Bullet"/>
        <w:pPrChange w:id="226" w:author="Sabrina Sagaz" w:date="2019-04-08T09:36:00Z">
          <w:pPr>
            <w:pStyle w:val="TE-Normal"/>
          </w:pPr>
        </w:pPrChange>
      </w:pPr>
      <w:del w:id="227" w:author="Sabrina Sagaz" w:date="2019-04-08T09:36:00Z">
        <w:r w:rsidDel="00EB5832">
          <w:delText xml:space="preserve">• </w:delText>
        </w:r>
      </w:del>
      <w:r>
        <w:t xml:space="preserve">Usabilidade – o software deve ser compreendido e utilizado facilmente </w:t>
      </w:r>
      <w:r>
        <w:lastRenderedPageBreak/>
        <w:t>pelo usuário;</w:t>
      </w:r>
    </w:p>
    <w:p w14:paraId="0895F8B9" w14:textId="51D34ED3" w:rsidR="00146189" w:rsidRDefault="00146189">
      <w:pPr>
        <w:pStyle w:val="TE-Bullet"/>
        <w:pPrChange w:id="228" w:author="Sabrina Sagaz" w:date="2019-04-08T09:36:00Z">
          <w:pPr>
            <w:pStyle w:val="TE-Normal"/>
          </w:pPr>
        </w:pPrChange>
      </w:pPr>
      <w:del w:id="229" w:author="Sabrina Sagaz" w:date="2019-04-08T09:36:00Z">
        <w:r w:rsidDel="00EB5832">
          <w:delText xml:space="preserve"> • </w:delText>
        </w:r>
      </w:del>
      <w:r>
        <w:t xml:space="preserve">Eficiência – o software deve atingir seu melhor desempenho utilizando seus recursos da melhor forma; </w:t>
      </w:r>
    </w:p>
    <w:p w14:paraId="769C2068" w14:textId="05FA24EC" w:rsidR="00146189" w:rsidRDefault="00146189">
      <w:pPr>
        <w:pStyle w:val="TE-Bullet"/>
        <w:pPrChange w:id="230" w:author="Sabrina Sagaz" w:date="2019-04-08T09:36:00Z">
          <w:pPr>
            <w:pStyle w:val="TE-Normal"/>
          </w:pPr>
        </w:pPrChange>
      </w:pPr>
      <w:del w:id="231" w:author="Sabrina Sagaz" w:date="2019-04-08T09:36:00Z">
        <w:r w:rsidDel="00EB5832">
          <w:delText xml:space="preserve">• </w:delText>
        </w:r>
      </w:del>
      <w:r>
        <w:t>Manutenibilidade – o software deve realizar modificações e reparos sem grandes dificuldades;</w:t>
      </w:r>
    </w:p>
    <w:p w14:paraId="4F249C26" w14:textId="2CC2077B" w:rsidR="00146189" w:rsidRDefault="00146189">
      <w:pPr>
        <w:pStyle w:val="TE-Bullet"/>
        <w:pPrChange w:id="232" w:author="Sabrina Sagaz" w:date="2019-04-08T09:36:00Z">
          <w:pPr>
            <w:pStyle w:val="TE-Normal"/>
          </w:pPr>
        </w:pPrChange>
      </w:pPr>
      <w:del w:id="233" w:author="Sabrina Sagaz" w:date="2019-04-08T09:36:00Z">
        <w:r w:rsidDel="00EB5832">
          <w:delText xml:space="preserve"> • </w:delText>
        </w:r>
      </w:del>
      <w:r>
        <w:t>Portabilidade – o software deve ser transferido facilmente de um ambiente (plataforma) para outro.</w:t>
      </w:r>
    </w:p>
    <w:p w14:paraId="4648D8B0" w14:textId="77777777" w:rsidR="00146189" w:rsidRDefault="00146189" w:rsidP="00146189">
      <w:pPr>
        <w:pStyle w:val="TE-Normal"/>
      </w:pPr>
    </w:p>
    <w:p w14:paraId="73ADBE5D" w14:textId="77777777" w:rsidR="00146189" w:rsidRDefault="00146189" w:rsidP="00146189">
      <w:pPr>
        <w:pStyle w:val="TE-Normal"/>
      </w:pPr>
      <w:r>
        <w:t>Outros atributos que contribuem para se ter um software de qualidade são “profissionais experientes e bem treinados, metodologias e ferramentas adequadas, participação constante dos usuários finais, bom entendimento do problema e modelagem da solução flexível ao longo prazo” (BARTIÉ, 2002).</w:t>
      </w:r>
    </w:p>
    <w:p w14:paraId="4A238AE7" w14:textId="77777777" w:rsidR="00146189" w:rsidRDefault="00146189" w:rsidP="00146189">
      <w:pPr>
        <w:pStyle w:val="TE-Normal"/>
      </w:pPr>
      <w:r>
        <w:t xml:space="preserve"> A qualidade deve ser garantida em todas as etapas do processo de desenvolvimento do software, para que não seja iniciada uma nova fase sem que a anterior tenha sido concluída adequadamente. </w:t>
      </w:r>
    </w:p>
    <w:p w14:paraId="0D45E3DE" w14:textId="77777777" w:rsidR="00146189" w:rsidRDefault="00146189" w:rsidP="00146189">
      <w:pPr>
        <w:pStyle w:val="TE-Normal"/>
      </w:pPr>
      <w:commentRangeStart w:id="234"/>
      <w:r>
        <w:t xml:space="preserve">Segundo </w:t>
      </w:r>
      <w:proofErr w:type="spellStart"/>
      <w:r>
        <w:t>Bartié</w:t>
      </w:r>
      <w:proofErr w:type="spellEnd"/>
      <w:r>
        <w:t xml:space="preserve"> (2002), </w:t>
      </w:r>
      <w:commentRangeEnd w:id="234"/>
      <w:r>
        <w:rPr>
          <w:rStyle w:val="Refdecomentrio"/>
          <w:snapToGrid/>
        </w:rPr>
        <w:commentReference w:id="234"/>
      </w:r>
      <w:r>
        <w:t xml:space="preserve">os erros ocorrem em todo o processo de desenvolvimento de um sistema, porém, a maior incidência dos erros está concentrada nas fases iniciais, devido à má especificação e entendimento dos objetivos a serem alcançados. </w:t>
      </w:r>
    </w:p>
    <w:p w14:paraId="76A89923" w14:textId="4D4375B8" w:rsidR="00146189" w:rsidRPr="00146189" w:rsidRDefault="00146189" w:rsidP="00146189">
      <w:pPr>
        <w:pStyle w:val="TE-Normal"/>
      </w:pPr>
      <w:r>
        <w:t>Com o surgimento de novas tecnologias, os softwares estão se tornando cada vez mais complexos e, em função disso, o mercado de teste de software também está evoluindo de forma a buscar a qualidade dos sistemas.</w:t>
      </w:r>
    </w:p>
    <w:p w14:paraId="3DD5AB28" w14:textId="7B963B9B" w:rsidR="006D529D" w:rsidRPr="00894514" w:rsidRDefault="00C2672D" w:rsidP="00894514">
      <w:pPr>
        <w:pStyle w:val="T3-TituloTerciario"/>
      </w:pPr>
      <w:r>
        <w:t>Definição de Teste</w:t>
      </w:r>
    </w:p>
    <w:p w14:paraId="0AB65485" w14:textId="723B4B06" w:rsidR="000652E3" w:rsidRDefault="00146189" w:rsidP="00BE1B41">
      <w:pPr>
        <w:pStyle w:val="TE-Normal"/>
        <w:ind w:firstLine="709"/>
      </w:pPr>
      <w:r>
        <w:t xml:space="preserve">O teste é uma das fases do processo de desenvolvimento de um software que mais contribui para a garantia da qualidade do software. </w:t>
      </w:r>
      <w:r w:rsidR="000652E3">
        <w:t xml:space="preserve">Testar um software consiste em executa-lo de acordo como foi </w:t>
      </w:r>
      <w:r w:rsidR="00BE73E3">
        <w:t>especificado</w:t>
      </w:r>
      <w:r w:rsidR="000652E3">
        <w:t xml:space="preserve">, para determinar se ele </w:t>
      </w:r>
      <w:r>
        <w:t>irá</w:t>
      </w:r>
      <w:r w:rsidR="000652E3">
        <w:t xml:space="preserve"> se comportar como o esperado no ambiente para qual ele foi projetado. O profissional que é responsável por essa função é conhecido como </w:t>
      </w:r>
      <w:proofErr w:type="spellStart"/>
      <w:r w:rsidR="000652E3">
        <w:t>tester</w:t>
      </w:r>
      <w:proofErr w:type="spellEnd"/>
      <w:r w:rsidR="000652E3">
        <w:t xml:space="preserve">, ou testador. Cabe ao testador a dura missão de garantir a qualidade do software antes que vá para o usuário </w:t>
      </w:r>
      <w:r w:rsidR="000652E3">
        <w:lastRenderedPageBreak/>
        <w:t>final ou cliente.</w:t>
      </w:r>
    </w:p>
    <w:p w14:paraId="67BA27B4" w14:textId="279C6FE4" w:rsidR="00146189" w:rsidRDefault="00146189" w:rsidP="00BE1B41">
      <w:pPr>
        <w:pStyle w:val="TE-Normal"/>
        <w:ind w:firstLine="709"/>
      </w:pPr>
      <w:r>
        <w:t>O principal objetivo do teste é encontrar erros no software antes que o mesmo seja entregue ao cliente. Conforme Myers (1979, apud BARTIÉ, 2002),</w:t>
      </w:r>
    </w:p>
    <w:p w14:paraId="377D4ADB" w14:textId="18C9FD6D" w:rsidR="00146189" w:rsidRDefault="00146189" w:rsidP="00146189">
      <w:pPr>
        <w:pStyle w:val="TE-Citacao3Linhas"/>
      </w:pPr>
      <w:r>
        <w:t>[...] se o objetivo do teste fosse apenas provar a boa funcionalidade de um aplicativo, seriam encontrados poucos defeitos, uma vez que toda a energia do processo de testes seria direcionada apenas na comprovação desse fato. Porém, se o objetivo for identificar erros, um maior número de problemas será encontrado, uma vez que os profissionais de qualidade buscarão vários cenários para avaliar o comportamento do software.</w:t>
      </w:r>
    </w:p>
    <w:p w14:paraId="4E778FCF" w14:textId="77777777" w:rsidR="00146189" w:rsidRDefault="00146189" w:rsidP="00146189">
      <w:pPr>
        <w:pStyle w:val="TE-Normal"/>
      </w:pPr>
      <w:r>
        <w:t xml:space="preserve">Para </w:t>
      </w:r>
      <w:proofErr w:type="spellStart"/>
      <w:r>
        <w:t>Inthurn</w:t>
      </w:r>
      <w:proofErr w:type="spellEnd"/>
      <w:r>
        <w:t xml:space="preserve"> (2001, apud ZIMMERMANN, 2006), o “teste de software tem como objetivo aprimorar a produtividade e fornecer evidências de confiabilidade e da qualidade do software”.</w:t>
      </w:r>
    </w:p>
    <w:p w14:paraId="0E7F1BD3" w14:textId="77777777" w:rsidR="00146189" w:rsidRDefault="00146189" w:rsidP="00146189">
      <w:pPr>
        <w:pStyle w:val="TE-Normal"/>
      </w:pPr>
      <w:r>
        <w:t xml:space="preserve"> Através dos testes pode se observar se o sistema em desenvolvimento está sendo feito de maneira correta e conforme os requisitos especificados pelo usuário.</w:t>
      </w:r>
    </w:p>
    <w:p w14:paraId="3B17BD67" w14:textId="3D5B312A" w:rsidR="00146189" w:rsidRPr="00146189" w:rsidRDefault="00146189" w:rsidP="00146189">
      <w:pPr>
        <w:pStyle w:val="TE-Normal"/>
      </w:pPr>
      <w:r>
        <w:t xml:space="preserve"> De acordo com </w:t>
      </w:r>
      <w:proofErr w:type="spellStart"/>
      <w:r>
        <w:t>Tomelin</w:t>
      </w:r>
      <w:proofErr w:type="spellEnd"/>
      <w:r>
        <w:t xml:space="preserve"> (2001), os testes avaliam a qualidade do software em todas as etapas do processo de desenvolvimento, desde a análise de requisitos até a fase de manutenção do software.</w:t>
      </w:r>
    </w:p>
    <w:p w14:paraId="63B946B3" w14:textId="1FE81D1B" w:rsidR="000652E3" w:rsidRDefault="000652E3" w:rsidP="00BE1B41">
      <w:pPr>
        <w:pStyle w:val="TE-Normal"/>
        <w:ind w:firstLine="709"/>
      </w:pPr>
      <w:r>
        <w:t xml:space="preserve">Para executar essa tarefa, um testador profissional precisa assumir uma atitude totalmente contraria a de um desenvolvedor. Enquanto o desenvolvedor tenta fazer seu software em construção funcionar perfeitamente, o </w:t>
      </w:r>
      <w:proofErr w:type="spellStart"/>
      <w:r>
        <w:t>tester</w:t>
      </w:r>
      <w:proofErr w:type="spellEnd"/>
      <w:r>
        <w:t xml:space="preserve"> possui um papel </w:t>
      </w:r>
      <w:proofErr w:type="spellStart"/>
      <w:r w:rsidR="00BE73E3">
        <w:t>destruitivo</w:t>
      </w:r>
      <w:proofErr w:type="spellEnd"/>
      <w:r w:rsidR="00BE73E3">
        <w:t>, tentando de todas as formar, provar para o desenvolvedor que o programa possui falhas. Por esse motivo, não se recomenda que os testes sejam feitos pelo desenvolvedor.</w:t>
      </w:r>
    </w:p>
    <w:p w14:paraId="5FF3109A" w14:textId="541D8D5F" w:rsidR="00BE73E3" w:rsidRDefault="00BE73E3" w:rsidP="00BE1B41">
      <w:pPr>
        <w:pStyle w:val="TE-Normal"/>
        <w:ind w:firstLine="709"/>
      </w:pPr>
      <w:r>
        <w:t>É claro que um desenvolvedor é capaz de assumir esse papel, porém ele assume uma visão otimista ao criar seu software. Existe uma tendência lógica que faz com seu desenvolvedor acredite que suas modificações estão</w:t>
      </w:r>
      <w:del w:id="235" w:author="Sabrina Sagaz" w:date="2019-04-08T09:36:00Z">
        <w:r w:rsidDel="00EB5832">
          <w:delText>s</w:delText>
        </w:r>
      </w:del>
      <w:r>
        <w:t xml:space="preserve"> sempre aperfeiçoando seu software, criando a solução perfeita para o problema inicial. Porém, isso é apenas uma suposição que se não for devidamente testada, não agrega nenhuma qualidade ao produto, resultando assim em usuários insatisfeitos com defeitos no software. Além disso, estudos empíricos comprovam que 50</w:t>
      </w:r>
      <w:r w:rsidR="002C6B64">
        <w:t xml:space="preserve">% das alterações feitas no código pelo desenvolvedor na verdade inserem outros defeitos no código em diversos outros </w:t>
      </w:r>
      <w:r w:rsidR="002C6B64">
        <w:lastRenderedPageBreak/>
        <w:t>pontos do software.</w:t>
      </w:r>
    </w:p>
    <w:p w14:paraId="0CC54816" w14:textId="5EEABD51" w:rsidR="002C6B64" w:rsidRDefault="002C6B64" w:rsidP="00BE1B41">
      <w:pPr>
        <w:pStyle w:val="TE-Normal"/>
        <w:ind w:firstLine="709"/>
      </w:pPr>
      <w:r>
        <w:t xml:space="preserve">Ao executar um teste, o profissional de teste parte da premissa que o software não está funcionando corretamente. Ele assume o fato de que o sistema está comprometido com vários defeitos e que seu papel é descobri-los antes que um usuário </w:t>
      </w:r>
      <w:r w:rsidR="00391885">
        <w:t>o faça.</w:t>
      </w:r>
    </w:p>
    <w:p w14:paraId="6E6DC86E" w14:textId="39D3AF4B" w:rsidR="00391885" w:rsidRDefault="00391885" w:rsidP="00BE1B41">
      <w:pPr>
        <w:pStyle w:val="TE-Normal"/>
        <w:ind w:firstLine="709"/>
      </w:pPr>
      <w:r>
        <w:t xml:space="preserve">Essas dois pontos de vistas citados (testador e desenvolvedor) são totalmente contraditórias e conflituosas, tornando-se muito complicado para apenas uma pessoa assumir os dois papeis no mesmo projeto. </w:t>
      </w:r>
    </w:p>
    <w:p w14:paraId="08F89842" w14:textId="49AB5C97" w:rsidR="00391885" w:rsidRDefault="00391885" w:rsidP="00BE1B41">
      <w:pPr>
        <w:pStyle w:val="TE-Normal"/>
        <w:ind w:firstLine="709"/>
      </w:pPr>
      <w:r>
        <w:t xml:space="preserve">Por outro lado, apesar de não ser recomendável que o desenvolvedor não assuma papel de testador em um mesmo projeto, ele deve sim testar seu software desde o </w:t>
      </w:r>
      <w:del w:id="236" w:author="Sabrina Sagaz" w:date="2019-04-08T09:36:00Z">
        <w:r w:rsidDel="00EB5832">
          <w:delText>inicio</w:delText>
        </w:r>
      </w:del>
      <w:ins w:id="237" w:author="Sabrina Sagaz" w:date="2019-04-08T09:36:00Z">
        <w:r w:rsidR="00EB5832">
          <w:t>início</w:t>
        </w:r>
      </w:ins>
      <w:r>
        <w:t xml:space="preserve"> da codificação. Isso significa, que por mais que tenhamos um profissional focado em testar, cabe ao desenvolvedor verificar seu código ao máximo, de modo a minimizar os defeitos existentes que viriam a ser encontradas mais </w:t>
      </w:r>
      <w:proofErr w:type="spellStart"/>
      <w:r>
        <w:t>a</w:t>
      </w:r>
      <w:proofErr w:type="spellEnd"/>
      <w:r>
        <w:t xml:space="preserve"> frente no processo de teste.</w:t>
      </w:r>
    </w:p>
    <w:p w14:paraId="16D284DB" w14:textId="320C4C0B" w:rsidR="008A45AC" w:rsidRDefault="008A45AC" w:rsidP="00BE1B41">
      <w:pPr>
        <w:pStyle w:val="TE-Normal"/>
        <w:ind w:firstLine="709"/>
      </w:pPr>
      <w:r>
        <w:t xml:space="preserve">Segundo Barry </w:t>
      </w:r>
      <w:proofErr w:type="spellStart"/>
      <w:r>
        <w:t>Boehm</w:t>
      </w:r>
      <w:proofErr w:type="spellEnd"/>
      <w:r>
        <w:t xml:space="preserve">[5], um defeito encontrado no desenvolvimento do design e requisitos da solução custa 10 vezes menos que um encontrado na codificação em si e 100 vezes menos do que um encontrado na entrega do produto. Portanto, o quanto antes os desenvolvedores e os </w:t>
      </w:r>
      <w:r w:rsidR="002904D6">
        <w:t>testadores começarem a testar o produto, menos custoso ao projeto será e terá, definitivamente, muito mais qualidade.</w:t>
      </w:r>
    </w:p>
    <w:p w14:paraId="3B31C782" w14:textId="4972941C" w:rsidR="000652E3" w:rsidRDefault="002904D6" w:rsidP="00BE1B41">
      <w:pPr>
        <w:pStyle w:val="TE-Normal"/>
        <w:ind w:firstLine="709"/>
      </w:pPr>
      <w:r>
        <w:t>Em suma, para atingir bons padrões de qualidade espera-se que no desenvolvimento de um software exista diversas etapas com diversos tipos de testes que virão a ser executados, não somente pelo testador, mas também pelo desenvolvedor.</w:t>
      </w:r>
    </w:p>
    <w:p w14:paraId="4BA8CB24" w14:textId="4E0BECD7" w:rsidR="002904D6" w:rsidDel="00EB5832" w:rsidRDefault="002904D6" w:rsidP="00BE1B41">
      <w:pPr>
        <w:pStyle w:val="TE-Normal"/>
        <w:ind w:firstLine="709"/>
        <w:rPr>
          <w:del w:id="238" w:author="Sabrina Sagaz" w:date="2019-04-08T09:36:00Z"/>
        </w:rPr>
      </w:pPr>
    </w:p>
    <w:p w14:paraId="18387BF7" w14:textId="6EACC8DD" w:rsidR="00D14916" w:rsidRPr="00894514" w:rsidRDefault="00A25DFF" w:rsidP="00894514">
      <w:pPr>
        <w:pStyle w:val="T3-TituloTerciario"/>
      </w:pPr>
      <w:r>
        <w:t>Conceitos</w:t>
      </w:r>
    </w:p>
    <w:p w14:paraId="6B8A1A9C" w14:textId="0E271BB3" w:rsidR="00A25DFF" w:rsidRDefault="00A25DFF" w:rsidP="00D14916">
      <w:pPr>
        <w:pStyle w:val="TE-Normal"/>
      </w:pPr>
      <w:r>
        <w:t xml:space="preserve">Existem alguns conceitos importantes que compõem o universo de teste de software. Por mais simples que eles possam parecer, em muitos casos eles se confundem devido a ambiguidade de sentidos que podem assumir na linguagem do cotidiano.  Porém, dentro do escopo da engenharia de software, cada termo que será </w:t>
      </w:r>
      <w:r>
        <w:lastRenderedPageBreak/>
        <w:t>citado abaixo tem seu próprio significado.</w:t>
      </w:r>
    </w:p>
    <w:p w14:paraId="0D5E538F" w14:textId="77777777" w:rsidR="00A25DFF" w:rsidRDefault="00A25DFF" w:rsidP="00D14916">
      <w:pPr>
        <w:pStyle w:val="TE-Normal"/>
      </w:pPr>
    </w:p>
    <w:p w14:paraId="76B84AE5" w14:textId="77777777" w:rsidR="00A25DFF" w:rsidRDefault="00A25DFF" w:rsidP="00D14916">
      <w:pPr>
        <w:pStyle w:val="TE-Normal"/>
      </w:pPr>
    </w:p>
    <w:p w14:paraId="4ED458CA" w14:textId="0E595C5A" w:rsidR="00A25DFF" w:rsidRDefault="00A25DFF" w:rsidP="00A25DFF">
      <w:pPr>
        <w:pStyle w:val="T3-TituloTerciario"/>
      </w:pPr>
      <w:bookmarkStart w:id="239" w:name="_Toc531976632"/>
    </w:p>
    <w:p w14:paraId="7F969793" w14:textId="77777777" w:rsidR="00D77F06" w:rsidRPr="00D77F06" w:rsidRDefault="00D77F06" w:rsidP="00D77F06">
      <w:pPr>
        <w:pStyle w:val="TE-Normal"/>
      </w:pPr>
    </w:p>
    <w:p w14:paraId="3A70E30C" w14:textId="77777777" w:rsidR="00A25DFF" w:rsidRDefault="00A25DFF" w:rsidP="00894514">
      <w:pPr>
        <w:pStyle w:val="T3-TituloTerciario"/>
      </w:pPr>
    </w:p>
    <w:p w14:paraId="199FE486" w14:textId="69CB86BB" w:rsidR="00165AF5" w:rsidRPr="00894514" w:rsidRDefault="00BC1F8B" w:rsidP="00894514">
      <w:pPr>
        <w:pStyle w:val="T3-TituloTerciario"/>
      </w:pPr>
      <w:r w:rsidRPr="00894514">
        <w:t>Correção</w:t>
      </w:r>
      <w:r w:rsidR="00563A02" w:rsidRPr="00894514">
        <w:t xml:space="preserve"> das avaliações</w:t>
      </w:r>
      <w:bookmarkEnd w:id="239"/>
    </w:p>
    <w:p w14:paraId="3F3F09E9" w14:textId="77777777" w:rsidR="00053466" w:rsidRDefault="00BC1F8B" w:rsidP="00053466">
      <w:pPr>
        <w:pStyle w:val="TE-Normal"/>
      </w:pPr>
      <w:r>
        <w:t>O professor se encarregar de diversas atividades quando se submete a ensinar, uma delas é a correção de avaliações, que acaba se tornando a mais demorada e repetitiva. Analisar as respostas dos alunos, uma por uma comparando com o gabarito, somando os pontos para identificar a nota final, é um trabalho demorado que toma muito tempo.</w:t>
      </w:r>
      <w:r w:rsidR="00053466">
        <w:t xml:space="preserve"> </w:t>
      </w:r>
    </w:p>
    <w:p w14:paraId="01126B1A" w14:textId="706C0D27" w:rsidR="00053466" w:rsidRDefault="00053466" w:rsidP="00053466">
      <w:pPr>
        <w:pStyle w:val="TE-Normal"/>
      </w:pPr>
      <w:r>
        <w:t xml:space="preserve">Na maioria dos casos, o volume de avaliações é tão grande que o professor acaba se obrigando a terminar de cumprir com suas obrigações de correções em casa, podendo comprometer seu tempo de descanso e lazer. O desgaste na correção das avaliações pode comprometer o seu desempenho em outras questões pedagógicas, como a adequação e preparação de novos conteúdos para as aulas. </w:t>
      </w:r>
    </w:p>
    <w:p w14:paraId="645FB94B" w14:textId="7CAE2E89" w:rsidR="00053466" w:rsidRDefault="00053466" w:rsidP="00894514">
      <w:pPr>
        <w:pStyle w:val="T4-TituloQuaternario"/>
      </w:pPr>
      <w:r w:rsidRPr="00053466">
        <w:t>Tempo médio gasto para correções</w:t>
      </w:r>
    </w:p>
    <w:p w14:paraId="07B77AB8" w14:textId="3621E7CB" w:rsidR="0004023A" w:rsidRDefault="001F7191" w:rsidP="001D70B6">
      <w:pPr>
        <w:pStyle w:val="TE-Normal"/>
      </w:pPr>
      <w:r>
        <w:t>Considerando uma avaliação de múltipla-escolha, onde a média é de 10 questões e que o professor pode levar aproximadamente 10 segundos corrigindo cada uma delas, contabilizando o manuseio das provas, ou seja viras as páginas, fazer as marcações de correta e incorreta e somando os pontos</w:t>
      </w:r>
      <w:r w:rsidR="001D70B6">
        <w:t xml:space="preserve">. </w:t>
      </w:r>
      <w:r w:rsidR="0004023A">
        <w:t xml:space="preserve">Em uma conta teremos 100 segundos ou seja, será então necessário, 1 minuto e 40 segundos para cada prova, desde que não haja distrações ou intervalos. E em uma turma de 30 alunos, o tempo total de correção </w:t>
      </w:r>
      <w:r w:rsidR="001D70B6">
        <w:t>das avaliações será de 50</w:t>
      </w:r>
      <w:r w:rsidR="0004023A">
        <w:t xml:space="preserve"> minutos.</w:t>
      </w:r>
    </w:p>
    <w:p w14:paraId="4383CCF6" w14:textId="64B5C424" w:rsidR="00053466" w:rsidRDefault="001D70B6" w:rsidP="00053466">
      <w:pPr>
        <w:pStyle w:val="TE-Normal"/>
      </w:pPr>
      <w:r>
        <w:lastRenderedPageBreak/>
        <w:t>Geralmente um professor não dá aula somente em uma turma. Se considerar que ele leciona para seis turmas diferentes próximas de 30 alunos cada, o tempo gasto com as correções das avaliações irá para 5 horas.</w:t>
      </w:r>
    </w:p>
    <w:p w14:paraId="6E7DDDE3" w14:textId="49C3AC67" w:rsidR="00E534F9" w:rsidRDefault="00F262EE" w:rsidP="007076C3">
      <w:pPr>
        <w:pStyle w:val="T2-TituloSecundario"/>
      </w:pPr>
      <w:bookmarkStart w:id="240" w:name="_Toc531976633"/>
      <w:r>
        <w:t xml:space="preserve">Informatização </w:t>
      </w:r>
      <w:r w:rsidR="0093181A">
        <w:t>das</w:t>
      </w:r>
      <w:r w:rsidR="00CC6CD1">
        <w:t xml:space="preserve"> avaliações</w:t>
      </w:r>
      <w:bookmarkEnd w:id="240"/>
    </w:p>
    <w:p w14:paraId="6B1C73D6" w14:textId="444DAC6E" w:rsidR="00887662" w:rsidRDefault="00D278C5" w:rsidP="00CC6CD1">
      <w:pPr>
        <w:pStyle w:val="TE-Normal"/>
      </w:pPr>
      <w:r>
        <w:t>Informatização de acordo com o dicionário significa: 1. Ato ou efeito de informatizar.</w:t>
      </w:r>
      <w:r w:rsidRPr="00D278C5">
        <w:t xml:space="preserve"> </w:t>
      </w:r>
      <w:r>
        <w:t>2. Tratamento, organização baseada na utilização da informática.</w:t>
      </w:r>
      <w:r w:rsidR="000B2D89">
        <w:t xml:space="preserve"> “</w:t>
      </w:r>
      <w:r>
        <w:t>Não é exagero afirmar que os alunos anteciparam-se aos professores e foram responsáveis por levar a tecnologia para dentro das salas de aula, iniciando assim o processo de informat</w:t>
      </w:r>
      <w:r w:rsidR="000B2D89">
        <w:t>ização e dig</w:t>
      </w:r>
      <w:r w:rsidR="00FB25D5">
        <w:t>italização no setor”, (PROCENGE, 2017</w:t>
      </w:r>
      <w:r w:rsidR="000B2D89">
        <w:t>)</w:t>
      </w:r>
      <w:r w:rsidR="00FB25D5">
        <w:t>.</w:t>
      </w:r>
    </w:p>
    <w:p w14:paraId="68C5E824" w14:textId="77777777" w:rsidR="00FB25D5" w:rsidRDefault="00887662" w:rsidP="00FB25D5">
      <w:pPr>
        <w:pStyle w:val="TE-Normal"/>
      </w:pPr>
      <w:r>
        <w:t>É possível</w:t>
      </w:r>
      <w:r w:rsidR="00067B59">
        <w:t xml:space="preserve"> usar</w:t>
      </w:r>
      <w:r>
        <w:t xml:space="preserve"> softwares para mediar com uma precisão maior o desempenho dos alunos,</w:t>
      </w:r>
      <w:r w:rsidR="00067B59">
        <w:t xml:space="preserve"> </w:t>
      </w:r>
      <w:r>
        <w:t>levando em consideração critérios como:</w:t>
      </w:r>
      <w:r w:rsidR="00067B59">
        <w:t xml:space="preserve"> (capacidade cognitiva, nível de concorrência de determinado curso ou instituição, rapidez para a resolução das questões, ranking de disciplinas), os professores podem identificar as limitações e falhas dos estudantes, bem como seus pontos fortes, e aproveitar o resultado dessa medição para corrigir e melhorar</w:t>
      </w:r>
      <w:r>
        <w:t xml:space="preserve"> o desempenho deles nas provas. </w:t>
      </w:r>
      <w:r w:rsidR="00067B59">
        <w:t>Os softwares são capazes de medir a performance, fornecendo números úteis para comparações, e gerar detalhados relatórios que poderão contribuir para os professores tomarem decisões mais acertadas, focadas naquilo que real</w:t>
      </w:r>
      <w:r>
        <w:t xml:space="preserve">mente é importante para o aluno. </w:t>
      </w:r>
      <w:r w:rsidR="00FB25D5">
        <w:t>(PROCENGE, 2017).</w:t>
      </w:r>
    </w:p>
    <w:p w14:paraId="16B8E1B3" w14:textId="0C8CD042" w:rsidR="00F262EE" w:rsidRDefault="00CC6CD1" w:rsidP="00CC6CD1">
      <w:pPr>
        <w:pStyle w:val="TE-Normal"/>
      </w:pPr>
      <w:r>
        <w:t xml:space="preserve">A avaliação faz parte de um processo educacional, pois qualquer instituição </w:t>
      </w:r>
      <w:r w:rsidR="00985F79">
        <w:t>faz o uso de provas teóricas</w:t>
      </w:r>
      <w:r>
        <w:t xml:space="preserve"> para mediar os conhecimentos adquiridos por um aluno, sendo que durante um determinado tempo o </w:t>
      </w:r>
      <w:r w:rsidR="00985F79">
        <w:t xml:space="preserve">discente </w:t>
      </w:r>
      <w:r>
        <w:t>passa por um processo de ensino aprendiz</w:t>
      </w:r>
      <w:r w:rsidR="00F262EE">
        <w:t xml:space="preserve">agem. </w:t>
      </w:r>
    </w:p>
    <w:p w14:paraId="2794E167" w14:textId="1058493E" w:rsidR="00CC6CD1" w:rsidRDefault="00F262EE" w:rsidP="00CC6CD1">
      <w:pPr>
        <w:pStyle w:val="TE-Normal"/>
      </w:pPr>
      <w:r>
        <w:t xml:space="preserve">Sendo assim se faz necessário que </w:t>
      </w:r>
      <w:r w:rsidR="00985F79">
        <w:t>o processo de</w:t>
      </w:r>
      <w:r>
        <w:t xml:space="preserve"> </w:t>
      </w:r>
      <w:r w:rsidR="00985F79">
        <w:t xml:space="preserve">aplicação de provas teóricas, </w:t>
      </w:r>
      <w:r>
        <w:t>passe por um</w:t>
      </w:r>
      <w:r w:rsidR="00985F79">
        <w:t>a</w:t>
      </w:r>
      <w:r>
        <w:t xml:space="preserve"> </w:t>
      </w:r>
      <w:r w:rsidR="00985F79">
        <w:t xml:space="preserve">técnica </w:t>
      </w:r>
      <w:r>
        <w:t xml:space="preserve">de informatização, para que a tecnologia tenha um alcance maior </w:t>
      </w:r>
      <w:r w:rsidR="00985F79">
        <w:t>na aplicação e gerenciamento de avaliações</w:t>
      </w:r>
      <w:r>
        <w:t>, qu</w:t>
      </w:r>
      <w:r w:rsidR="00E56FF3">
        <w:t>e como já citado no item 2.1.4</w:t>
      </w:r>
      <w:r>
        <w:t xml:space="preserve"> deste trabalho, </w:t>
      </w:r>
      <w:r w:rsidR="00985F79">
        <w:t>a correção faz parte do gerenciamento do processo de avaliação, sendo</w:t>
      </w:r>
      <w:r>
        <w:t xml:space="preserve"> um método que demanda tempo do professor</w:t>
      </w:r>
      <w:r w:rsidR="00985F79">
        <w:t xml:space="preserve"> quando feito de forma manual</w:t>
      </w:r>
      <w:r>
        <w:t>.</w:t>
      </w:r>
    </w:p>
    <w:p w14:paraId="5A0D5330" w14:textId="7518CDD0" w:rsidR="00EE3663" w:rsidRDefault="00EE3663" w:rsidP="0093181A">
      <w:pPr>
        <w:pStyle w:val="TE-Normal"/>
        <w:ind w:firstLine="709"/>
      </w:pPr>
      <w:r>
        <w:lastRenderedPageBreak/>
        <w:t xml:space="preserve">Dentre as muitas e variadas razões que justificam a opção por um sistema informatizado de gerenciamento, </w:t>
      </w:r>
      <w:proofErr w:type="spellStart"/>
      <w:r>
        <w:t>Rowl</w:t>
      </w:r>
      <w:r w:rsidR="004034AC">
        <w:t>ey</w:t>
      </w:r>
      <w:proofErr w:type="spellEnd"/>
      <w:r w:rsidR="004034AC">
        <w:t xml:space="preserve"> (1994), aponta:</w:t>
      </w:r>
    </w:p>
    <w:p w14:paraId="6710D4B5" w14:textId="77777777" w:rsidR="00CF6430" w:rsidRDefault="00EE3663" w:rsidP="00CF6430">
      <w:pPr>
        <w:pStyle w:val="TE-Normal"/>
        <w:ind w:firstLine="709"/>
      </w:pPr>
      <w:r>
        <w:t>• os computadores possibilitam a redução do</w:t>
      </w:r>
      <w:r w:rsidR="004034AC">
        <w:t xml:space="preserve"> número de tarefas repetitivas.</w:t>
      </w:r>
    </w:p>
    <w:p w14:paraId="1A6D40B9" w14:textId="5B85DCF1" w:rsidR="00EE3663" w:rsidRDefault="00CF6430" w:rsidP="00CF6430">
      <w:pPr>
        <w:pStyle w:val="TE-Normal"/>
        <w:ind w:left="709" w:firstLine="0"/>
      </w:pPr>
      <w:r>
        <w:t>•</w:t>
      </w:r>
      <w:r w:rsidR="00985F79">
        <w:t xml:space="preserve"> </w:t>
      </w:r>
      <w:r>
        <w:t>e</w:t>
      </w:r>
      <w:r w:rsidR="00EE3663">
        <w:t>m geral, os dados serão inseridos uma única vez e, daí em diante, poderão ser acessados e modificados;</w:t>
      </w:r>
    </w:p>
    <w:p w14:paraId="6C58A6E9" w14:textId="77777777" w:rsidR="00EE3663" w:rsidRDefault="00EE3663" w:rsidP="00EE3663">
      <w:pPr>
        <w:pStyle w:val="TE-Normal"/>
        <w:ind w:firstLine="709"/>
      </w:pPr>
      <w:r>
        <w:t>• os sistemas informatizados podem ser mais baratos e mais eficientes;</w:t>
      </w:r>
    </w:p>
    <w:p w14:paraId="20083135" w14:textId="25FE9822" w:rsidR="00EE3663" w:rsidRDefault="00EE3663" w:rsidP="00EE3663">
      <w:pPr>
        <w:pStyle w:val="TE-Normal"/>
        <w:ind w:firstLine="709"/>
      </w:pPr>
      <w:r>
        <w:t>•</w:t>
      </w:r>
      <w:r w:rsidR="00985F79">
        <w:t xml:space="preserve"> </w:t>
      </w:r>
      <w:r>
        <w:t>podem propiciar a introdução de serviços que não existiam antes;</w:t>
      </w:r>
    </w:p>
    <w:p w14:paraId="518BB8D7" w14:textId="331F0434" w:rsidR="00EE3663" w:rsidRDefault="00EE3663" w:rsidP="00EE3663">
      <w:pPr>
        <w:pStyle w:val="TE-Normal"/>
        <w:ind w:left="709" w:firstLine="0"/>
      </w:pPr>
      <w:r>
        <w:t>•</w:t>
      </w:r>
      <w:r w:rsidR="00985F79">
        <w:t xml:space="preserve"> </w:t>
      </w:r>
      <w:r>
        <w:t xml:space="preserve">controle adicional de todas as funções que se consegue com a ajuda de informações gerenciais mais abrangentes que justificam um </w:t>
      </w:r>
      <w:r w:rsidR="004034AC">
        <w:t>processo decisório mais eficaz.</w:t>
      </w:r>
    </w:p>
    <w:p w14:paraId="4F9F2987" w14:textId="42C7DF73" w:rsidR="00EE3663" w:rsidRDefault="00EE3663" w:rsidP="0093181A">
      <w:pPr>
        <w:pStyle w:val="TE-Normal"/>
        <w:ind w:firstLine="709"/>
      </w:pPr>
      <w:r>
        <w:t>De uma forma ampla, a finalidade da informatização é agilizar e aumentar a eficiência e a precisã</w:t>
      </w:r>
      <w:r w:rsidR="004034AC">
        <w:t>o na recuperação da informação.</w:t>
      </w:r>
    </w:p>
    <w:p w14:paraId="2DAF9897" w14:textId="47A44D92" w:rsidR="00EE3663" w:rsidRDefault="00EE3663" w:rsidP="0093181A">
      <w:pPr>
        <w:pStyle w:val="TE-Normal"/>
        <w:ind w:firstLine="709"/>
      </w:pPr>
      <w:r>
        <w:t>Figueiredo (1992), diz que a informatização deve ser pensada e implementada a partir do momento em que:</w:t>
      </w:r>
    </w:p>
    <w:p w14:paraId="447DA834" w14:textId="77777777" w:rsidR="00EE3663" w:rsidRDefault="00EE3663" w:rsidP="00EE3663">
      <w:pPr>
        <w:pStyle w:val="TE-Normal"/>
        <w:ind w:firstLine="709"/>
      </w:pPr>
      <w:r>
        <w:t>• os procedimentos manuais se tornem inadequados;</w:t>
      </w:r>
    </w:p>
    <w:p w14:paraId="23AABA72" w14:textId="77777777" w:rsidR="00EE3663" w:rsidRDefault="00EE3663" w:rsidP="00EE3663">
      <w:pPr>
        <w:pStyle w:val="TE-Normal"/>
        <w:ind w:firstLine="709"/>
      </w:pPr>
      <w:r>
        <w:t>• é possível ampliar a gama de serviços/produtos oferecidos;</w:t>
      </w:r>
    </w:p>
    <w:p w14:paraId="334EBDD4" w14:textId="6693A804" w:rsidR="00563A02" w:rsidRDefault="00EE3663" w:rsidP="00EE3663">
      <w:pPr>
        <w:pStyle w:val="TE-Normal"/>
        <w:ind w:firstLine="709"/>
      </w:pPr>
      <w:r>
        <w:t>• a coo</w:t>
      </w:r>
      <w:r w:rsidR="00A25D74">
        <w:t>peração se torna imprescindível.</w:t>
      </w:r>
    </w:p>
    <w:p w14:paraId="5A932AE7" w14:textId="79BC62DD" w:rsidR="00894514" w:rsidRDefault="00894514" w:rsidP="00D61C27">
      <w:pPr>
        <w:pStyle w:val="T3-TituloTerciario"/>
      </w:pPr>
      <w:bookmarkStart w:id="241" w:name="_Toc531976634"/>
      <w:r>
        <w:t xml:space="preserve">Centralização </w:t>
      </w:r>
      <w:r w:rsidR="00080835">
        <w:t>das informações</w:t>
      </w:r>
      <w:bookmarkEnd w:id="241"/>
    </w:p>
    <w:p w14:paraId="5F3B3D53" w14:textId="3CD4EF9F" w:rsidR="00974C10" w:rsidRDefault="00080835" w:rsidP="00475E7C">
      <w:pPr>
        <w:pStyle w:val="TE-Normal"/>
      </w:pPr>
      <w:r>
        <w:t>Centralizar dados e informações tem como objetivo tornar um processo muito mais rápido, acessível e ágil</w:t>
      </w:r>
      <w:r w:rsidR="005402ED">
        <w:t>.</w:t>
      </w:r>
      <w:r w:rsidR="00974C10">
        <w:t xml:space="preserve"> No caso do sistema de avaliações online presencial, o professor irá conseguir localizar uma </w:t>
      </w:r>
      <w:r w:rsidR="00985F79">
        <w:t xml:space="preserve">prova </w:t>
      </w:r>
      <w:r w:rsidR="00974C10">
        <w:t xml:space="preserve">que já tenha sido </w:t>
      </w:r>
      <w:r w:rsidR="00985F79">
        <w:t>cadastrada no sistema</w:t>
      </w:r>
      <w:r w:rsidR="00974C10">
        <w:t xml:space="preserve">, apenas fazendo a autenticação no </w:t>
      </w:r>
      <w:r w:rsidR="00685A82">
        <w:t>e localizando a disciplina</w:t>
      </w:r>
      <w:r w:rsidR="004F15C8">
        <w:t xml:space="preserve"> em que se encontra a avaliação</w:t>
      </w:r>
      <w:r w:rsidR="00974C10">
        <w:t>. Essa questão</w:t>
      </w:r>
      <w:r w:rsidR="00E60858">
        <w:t xml:space="preserve"> evita o desperdício de tempo </w:t>
      </w:r>
      <w:r w:rsidR="00974C10">
        <w:t>na procura por dados específico</w:t>
      </w:r>
      <w:r w:rsidR="00974C10" w:rsidRPr="00974C10">
        <w:t xml:space="preserve">s, além de oferecer maior visibilidade. </w:t>
      </w:r>
      <w:r w:rsidR="00E60858">
        <w:t xml:space="preserve">Sendo assim, todos os processos, até mesmo </w:t>
      </w:r>
      <w:r w:rsidR="00974C10" w:rsidRPr="00974C10">
        <w:t>o de tomada de decisão, ficam rápidos e dinâmicos.</w:t>
      </w:r>
      <w:r w:rsidR="00475E7C">
        <w:t xml:space="preserve"> “</w:t>
      </w:r>
      <w:r w:rsidR="00E60858" w:rsidRPr="00E60858">
        <w:t>Se todos os dados estão reunidos em um só lugar, todas as pessoas autorizadas podem acessá-los conforme for conveniente. Não é necessário fazer solicitações e depender da busca e fornecimento de informações</w:t>
      </w:r>
      <w:r w:rsidR="00475E7C">
        <w:t>”</w:t>
      </w:r>
      <w:r w:rsidR="00E60858" w:rsidRPr="00E60858">
        <w:t>.</w:t>
      </w:r>
      <w:r w:rsidR="00475E7C">
        <w:t xml:space="preserve"> (</w:t>
      </w:r>
      <w:r w:rsidR="00475E7C" w:rsidRPr="00475E7C">
        <w:t>NEXAAS</w:t>
      </w:r>
      <w:r w:rsidR="00475E7C">
        <w:t>, 2017)</w:t>
      </w:r>
      <w:r w:rsidR="00FB25D5">
        <w:t>.</w:t>
      </w:r>
    </w:p>
    <w:p w14:paraId="3DC5F5C5" w14:textId="3C5DB204" w:rsidR="00AB3BA4" w:rsidRDefault="00AB3BA4" w:rsidP="00AB3BA4">
      <w:pPr>
        <w:pStyle w:val="T3-TituloTerciario"/>
      </w:pPr>
      <w:bookmarkStart w:id="242" w:name="_Toc531976635"/>
      <w:r>
        <w:lastRenderedPageBreak/>
        <w:t>Gastos com impressões de avaliaçõe</w:t>
      </w:r>
      <w:r w:rsidR="002C4120">
        <w:t>s</w:t>
      </w:r>
      <w:bookmarkEnd w:id="242"/>
    </w:p>
    <w:p w14:paraId="69F7F2A7" w14:textId="318268B9" w:rsidR="00685A82" w:rsidRPr="00685A82" w:rsidRDefault="00685A82" w:rsidP="00685A82">
      <w:pPr>
        <w:pStyle w:val="TE-Normal"/>
      </w:pPr>
      <w:r>
        <w:t xml:space="preserve">Diante de uma </w:t>
      </w:r>
      <w:r w:rsidR="00B414C5">
        <w:t>conversa</w:t>
      </w:r>
      <w:r>
        <w:t xml:space="preserve"> com um dos responsáveis </w:t>
      </w:r>
      <w:r w:rsidR="004F15C8">
        <w:t>pela gestão organizacional</w:t>
      </w:r>
      <w:r w:rsidR="008E32A8">
        <w:t xml:space="preserve"> </w:t>
      </w:r>
      <w:r w:rsidR="002D2AF4">
        <w:t xml:space="preserve">na unidade de ensino SENAI de Lages – SC, </w:t>
      </w:r>
      <w:r w:rsidR="008E32A8">
        <w:t>Rafael Souza Albino</w:t>
      </w:r>
      <w:r w:rsidR="002D2AF4">
        <w:t>,</w:t>
      </w:r>
      <w:r>
        <w:t xml:space="preserve"> se </w:t>
      </w:r>
      <w:r w:rsidR="00B414C5">
        <w:t>obteve a</w:t>
      </w:r>
      <w:r w:rsidR="002C4120">
        <w:t>s</w:t>
      </w:r>
      <w:r>
        <w:t xml:space="preserve"> seguintes </w:t>
      </w:r>
      <w:r w:rsidR="00B414C5">
        <w:t>informações</w:t>
      </w:r>
      <w:r>
        <w:t>:</w:t>
      </w:r>
      <w:r w:rsidR="00F71638">
        <w:t xml:space="preserve"> </w:t>
      </w:r>
      <w:r w:rsidR="008E32A8">
        <w:t xml:space="preserve">atualmente são gastos próximos de R$ </w:t>
      </w:r>
      <w:r w:rsidR="00F71638">
        <w:t>3</w:t>
      </w:r>
      <w:r w:rsidR="008E32A8">
        <w:t>.</w:t>
      </w:r>
      <w:r w:rsidR="00F71638">
        <w:t>200</w:t>
      </w:r>
      <w:r w:rsidR="00E063BD">
        <w:t>,</w:t>
      </w:r>
      <w:r w:rsidR="008E32A8">
        <w:t xml:space="preserve">00 </w:t>
      </w:r>
      <w:r w:rsidR="00554489">
        <w:t xml:space="preserve">mensais </w:t>
      </w:r>
      <w:r w:rsidR="008E32A8">
        <w:t>em im</w:t>
      </w:r>
      <w:r w:rsidR="002C4120">
        <w:t>pressões</w:t>
      </w:r>
      <w:r w:rsidR="008E32A8">
        <w:t xml:space="preserve"> </w:t>
      </w:r>
      <w:r w:rsidR="00B414C5">
        <w:t>de</w:t>
      </w:r>
      <w:r w:rsidR="008E32A8">
        <w:t xml:space="preserve"> avaliações destinadas apenas para a modalidade de ensino médio,</w:t>
      </w:r>
      <w:r w:rsidR="00E063BD">
        <w:t xml:space="preserve"> valor este que pode</w:t>
      </w:r>
      <w:r w:rsidR="00E24FB4">
        <w:t>rá</w:t>
      </w:r>
      <w:r w:rsidR="00E063BD">
        <w:t xml:space="preserve"> ser economiza</w:t>
      </w:r>
      <w:r w:rsidR="008E32A8">
        <w:t>do com a implantação do sistema</w:t>
      </w:r>
      <w:r w:rsidR="004F15C8">
        <w:t>.</w:t>
      </w:r>
      <w:r w:rsidR="002C4120">
        <w:t xml:space="preserve"> </w:t>
      </w:r>
      <w:r w:rsidR="00F7524A">
        <w:t xml:space="preserve">Considerando que após o sistema </w:t>
      </w:r>
      <w:r w:rsidR="003F404A">
        <w:t>ser finalizado</w:t>
      </w:r>
      <w:r w:rsidR="00F7524A">
        <w:t xml:space="preserve">, </w:t>
      </w:r>
      <w:r w:rsidR="00CA78BC">
        <w:t>pode haver</w:t>
      </w:r>
      <w:r w:rsidR="00F7524A">
        <w:t xml:space="preserve"> um certo tempo para que os professores e os alunos consigam se adaptar </w:t>
      </w:r>
      <w:r w:rsidR="00554489">
        <w:t>à</w:t>
      </w:r>
      <w:r w:rsidR="00F7524A">
        <w:t xml:space="preserve"> nova forma de gerenciamento e aplicação das avaliações</w:t>
      </w:r>
      <w:r w:rsidR="00CA78BC">
        <w:t>, com esta situação pode ser que durante o primeiro mês apenas 40% das avaliações</w:t>
      </w:r>
      <w:r w:rsidR="00F7524A">
        <w:t xml:space="preserve"> </w:t>
      </w:r>
      <w:r w:rsidR="00CA78BC">
        <w:t>sejam</w:t>
      </w:r>
      <w:r w:rsidR="00F7524A">
        <w:t xml:space="preserve"> aplicadas com o auxílio</w:t>
      </w:r>
      <w:r w:rsidR="00CA78BC">
        <w:t xml:space="preserve"> do sistema, fazendo um cálculo simples é possível ter aproximadamente uma economia de R$ 1.280,00, somente no primeiro mês com o uso do sistema.</w:t>
      </w:r>
    </w:p>
    <w:p w14:paraId="217A8039" w14:textId="5E0CF015" w:rsidR="00AB3BA4" w:rsidRDefault="00AB3BA4" w:rsidP="00AB3BA4">
      <w:pPr>
        <w:pStyle w:val="T3-TituloTerciario"/>
      </w:pPr>
      <w:bookmarkStart w:id="243" w:name="_Toc531976636"/>
      <w:r>
        <w:t>Redução do impacto ambiental</w:t>
      </w:r>
      <w:bookmarkEnd w:id="243"/>
    </w:p>
    <w:p w14:paraId="735A91BE" w14:textId="52EEC2C6" w:rsidR="00625E84" w:rsidRDefault="00625E84" w:rsidP="00ED47C8">
      <w:pPr>
        <w:pStyle w:val="TE-Normal"/>
      </w:pPr>
      <w:r>
        <w:t>Analisando a situação acima, com a implantação de um sistema de avaliaçã</w:t>
      </w:r>
      <w:r w:rsidR="00412EAB">
        <w:t xml:space="preserve">o online na unidade do SENAI, é possível ter uma redução de até 32.000,00 cópias, </w:t>
      </w:r>
      <w:r>
        <w:t>que seriam impressas para serem utilizadas na a</w:t>
      </w:r>
      <w:r w:rsidR="00782592">
        <w:t>plicação de avaliações teóricas, d</w:t>
      </w:r>
      <w:r w:rsidR="00507087">
        <w:t>ados estes levantados som</w:t>
      </w:r>
      <w:r w:rsidR="00412EAB">
        <w:t>ente com quantidades que seriam destinados</w:t>
      </w:r>
      <w:r w:rsidR="00782592">
        <w:t xml:space="preserve"> para a</w:t>
      </w:r>
      <w:r w:rsidR="00507087">
        <w:t xml:space="preserve"> modalidade de ensino-médio, sendo que a instituição ainda atende alunos de cursos técnicos, aprendizagem industrial,</w:t>
      </w:r>
      <w:r w:rsidR="003F404A">
        <w:t xml:space="preserve"> nível</w:t>
      </w:r>
      <w:r w:rsidR="00507087">
        <w:t xml:space="preserve"> superior e de pós graduação</w:t>
      </w:r>
      <w:r w:rsidR="00782592">
        <w:t>.</w:t>
      </w:r>
    </w:p>
    <w:p w14:paraId="2A2A414D" w14:textId="77777777" w:rsidR="000A54E1" w:rsidRDefault="000A54E1" w:rsidP="000A54E1">
      <w:pPr>
        <w:pStyle w:val="T4-TituloQuaternario"/>
      </w:pPr>
      <w:r w:rsidRPr="000A54E1">
        <w:t>QUAL O CUSTO AMBIENTAL DE UMA FOLHA A4?</w:t>
      </w:r>
    </w:p>
    <w:p w14:paraId="16640FBF" w14:textId="72F84A69" w:rsidR="00FF4CD6" w:rsidRPr="00FF4CD6" w:rsidRDefault="00FF4CD6" w:rsidP="00FF4CD6">
      <w:pPr>
        <w:pStyle w:val="TE-Normal"/>
      </w:pPr>
      <w:r>
        <w:t xml:space="preserve">O papel tem um grande custo ambiental, e o seu consumo desenfreado </w:t>
      </w:r>
      <w:r w:rsidR="00952401">
        <w:t xml:space="preserve">não é satisfatório, trazendo consequências negativas principalmente </w:t>
      </w:r>
      <w:r w:rsidR="003F404A">
        <w:t>s</w:t>
      </w:r>
      <w:r w:rsidR="00952401">
        <w:t>e não houver um descarte correto com planos de ações para reciclagem.</w:t>
      </w:r>
    </w:p>
    <w:p w14:paraId="7C8F45F8" w14:textId="01C1BBE8" w:rsidR="00ED47C8" w:rsidRDefault="000A54E1" w:rsidP="00FF4CD6">
      <w:pPr>
        <w:pStyle w:val="TE-Citacao3Linhas"/>
      </w:pPr>
      <w:r w:rsidRPr="000A54E1">
        <w:t xml:space="preserve">Quando manuseamos uma leve e frágil folha de papel, não imaginamos o pesado processo industrial que torna possível a sua produção. E pouco refletimos sobre os impactos deste processo fabril no meio ambiente. Para se produzir uma folha de papel A4, formato utilizado rotineiramente em casa e no trabalho, são necessários, em média, 10 litros de água, segundo a </w:t>
      </w:r>
      <w:r w:rsidRPr="000A54E1">
        <w:lastRenderedPageBreak/>
        <w:t xml:space="preserve">organização mundial </w:t>
      </w:r>
      <w:proofErr w:type="spellStart"/>
      <w:r w:rsidRPr="00FF4CD6">
        <w:rPr>
          <w:i/>
        </w:rPr>
        <w:t>Water</w:t>
      </w:r>
      <w:proofErr w:type="spellEnd"/>
      <w:r w:rsidRPr="00FF4CD6">
        <w:rPr>
          <w:i/>
        </w:rPr>
        <w:t xml:space="preserve"> </w:t>
      </w:r>
      <w:proofErr w:type="spellStart"/>
      <w:r w:rsidRPr="00FF4CD6">
        <w:rPr>
          <w:i/>
        </w:rPr>
        <w:t>Footpri</w:t>
      </w:r>
      <w:r w:rsidR="00EC726E" w:rsidRPr="00FF4CD6">
        <w:rPr>
          <w:i/>
        </w:rPr>
        <w:t>nt</w:t>
      </w:r>
      <w:proofErr w:type="spellEnd"/>
      <w:r w:rsidR="00EC726E" w:rsidRPr="00FF4CD6">
        <w:rPr>
          <w:i/>
        </w:rPr>
        <w:t xml:space="preserve"> Network</w:t>
      </w:r>
      <w:r w:rsidR="00EC726E">
        <w:t xml:space="preserve">. Cálculos da revista </w:t>
      </w:r>
      <w:r w:rsidRPr="00FF4CD6">
        <w:rPr>
          <w:i/>
        </w:rPr>
        <w:t>O Papel</w:t>
      </w:r>
      <w:r w:rsidRPr="000A54E1">
        <w:t xml:space="preserve"> mostram ainda que a fabricação de uma folha de papel A4 consome 0,013% do tronco de uma árvore de eucalipto. Um tronco inteiro, portanto, gera 7.550 folhas de papel. Considerando o consumo per capita de papel no Brasil, de cerca de 50 quilos por ano – o equivalente a 10.600 folhas A4 –, significa que cada pessoa consome anualmente quase uma árvore e meia de eucalipto. Agora, multiplique este número por 206 milhões de brasileiros!</w:t>
      </w:r>
      <w:r w:rsidR="00625E84">
        <w:t xml:space="preserve"> </w:t>
      </w:r>
      <w:r w:rsidR="00FF4CD6">
        <w:t>(</w:t>
      </w:r>
      <w:r w:rsidR="00FB25D5">
        <w:rPr>
          <w:caps/>
        </w:rPr>
        <w:t>PA</w:t>
      </w:r>
      <w:r w:rsidR="00FB25D5" w:rsidRPr="00FB25D5">
        <w:rPr>
          <w:caps/>
        </w:rPr>
        <w:t>pelada,</w:t>
      </w:r>
      <w:r w:rsidR="00FB25D5">
        <w:t xml:space="preserve"> 2016</w:t>
      </w:r>
      <w:r w:rsidR="00FF4CD6">
        <w:t>)</w:t>
      </w:r>
      <w:r w:rsidR="00FB25D5">
        <w:t>.</w:t>
      </w:r>
    </w:p>
    <w:p w14:paraId="59D674D4" w14:textId="43C012FD" w:rsidR="00625E84" w:rsidRPr="00ED47C8" w:rsidRDefault="009724AE" w:rsidP="009724AE">
      <w:pPr>
        <w:pStyle w:val="TE-Citacao3Linhas"/>
      </w:pPr>
      <w:r>
        <w:t>“</w:t>
      </w:r>
      <w:r w:rsidRPr="009724AE">
        <w:t xml:space="preserve">A sociedade sem papel está se aproximando, queiramos ou não. Não podemos enterrar a cabeça na areia. Podemos escolher ignorar o mundo eletrônico, mas isso não fará diferença”, escreveu o cientista da informação Frederick </w:t>
      </w:r>
      <w:proofErr w:type="spellStart"/>
      <w:r w:rsidRPr="009724AE">
        <w:t>Wilfrid</w:t>
      </w:r>
      <w:proofErr w:type="spellEnd"/>
      <w:r w:rsidRPr="009724AE">
        <w:t xml:space="preserve"> Lancaster em... 1978. Ao lado de outros entusiastas do futuro digital, ele previa um mundo maravilhoso com grande variedade de obras à disposição dos estudantes, menos impressões e redução de custos. Bibliotecas inteiras caberiam numa mesa. Quem não se adaptasse a tempo e abandonasse o papel viveria uma transição caótica. Trinta e cinco anos depois, muito do futuro imaginado por ele se concretizou. Mas o papel ainda persiste.</w:t>
      </w:r>
      <w:r>
        <w:t xml:space="preserve"> (POLATO, 2013)</w:t>
      </w:r>
      <w:r w:rsidR="00FB25D5">
        <w:t>.</w:t>
      </w:r>
    </w:p>
    <w:p w14:paraId="7CE692D0" w14:textId="4F6BF2ED" w:rsidR="00AB3BA4" w:rsidRDefault="00685A82" w:rsidP="004C03ED">
      <w:pPr>
        <w:pStyle w:val="T2-TituloSecundario"/>
      </w:pPr>
      <w:bookmarkStart w:id="244" w:name="_Toc531976637"/>
      <w:r>
        <w:t>TECNOLOGIAS DE DESENV</w:t>
      </w:r>
      <w:r w:rsidR="00C418BE">
        <w:t>OLIMENTO</w:t>
      </w:r>
      <w:r w:rsidR="005C1E19">
        <w:t xml:space="preserve"> </w:t>
      </w:r>
      <w:r w:rsidR="00CA04EA">
        <w:t>WEB</w:t>
      </w:r>
      <w:bookmarkEnd w:id="244"/>
    </w:p>
    <w:p w14:paraId="76E46F31" w14:textId="4E149C5C" w:rsidR="001F5C1A" w:rsidRPr="001F5C1A" w:rsidRDefault="001F5C1A" w:rsidP="001F5C1A">
      <w:pPr>
        <w:pStyle w:val="TE-Normal"/>
      </w:pPr>
      <w:r>
        <w:t>Todo o desenvolvimento do sistema de</w:t>
      </w:r>
      <w:r w:rsidR="0096450A">
        <w:t>nominado de:</w:t>
      </w:r>
      <w:r w:rsidR="0096450A" w:rsidRPr="0096450A">
        <w:t xml:space="preserve"> </w:t>
      </w:r>
      <w:r w:rsidR="003F404A">
        <w:t xml:space="preserve">protótipo de um </w:t>
      </w:r>
      <w:r w:rsidR="0096450A" w:rsidRPr="0096450A">
        <w:t>sistema para gerenciamento e aplicação de avaliações online presencial</w:t>
      </w:r>
      <w:r>
        <w:t xml:space="preserve">, utilizara de </w:t>
      </w:r>
      <w:r w:rsidR="008C34F4">
        <w:t>técnicas</w:t>
      </w:r>
      <w:r>
        <w:t xml:space="preserve"> de programação</w:t>
      </w:r>
      <w:r w:rsidR="0096450A">
        <w:t xml:space="preserve"> voltadas para w</w:t>
      </w:r>
      <w:r w:rsidR="00CE3E88">
        <w:t xml:space="preserve">eb, em sua construção deverá ser aplicado </w:t>
      </w:r>
      <w:r w:rsidR="0096450A">
        <w:t>as últimas versões das tecnologias existentes, para que o mesmo tenha assiduidade, pois após a sua implantação</w:t>
      </w:r>
      <w:r w:rsidR="00CE3E88">
        <w:t>,</w:t>
      </w:r>
      <w:r w:rsidR="0096450A">
        <w:t xml:space="preserve"> será utilizando com grande frequência, não po</w:t>
      </w:r>
      <w:r w:rsidR="00E37AAE">
        <w:t>dendo ficar vulnerável a falhas constantes.</w:t>
      </w:r>
    </w:p>
    <w:p w14:paraId="79985A23" w14:textId="3FAAB265" w:rsidR="00AB3BA4" w:rsidRDefault="00AB3BA4" w:rsidP="00AB3BA4">
      <w:pPr>
        <w:pStyle w:val="T2-TituloSecundario"/>
      </w:pPr>
      <w:bookmarkStart w:id="245" w:name="_Toc531976638"/>
      <w:r>
        <w:t>HTML</w:t>
      </w:r>
      <w:bookmarkEnd w:id="245"/>
    </w:p>
    <w:p w14:paraId="1BCE88E9" w14:textId="24675DF8" w:rsidR="006713F4" w:rsidRDefault="00C418BE" w:rsidP="006C6E2C">
      <w:pPr>
        <w:pStyle w:val="TE-Normal"/>
      </w:pPr>
      <w:r>
        <w:t xml:space="preserve">O nome HTML abrevia a expressão da língua inglesa </w:t>
      </w:r>
      <w:r w:rsidRPr="00C418BE">
        <w:rPr>
          <w:i/>
        </w:rPr>
        <w:t xml:space="preserve">de </w:t>
      </w:r>
      <w:proofErr w:type="spellStart"/>
      <w:r w:rsidRPr="00C418BE">
        <w:rPr>
          <w:i/>
        </w:rPr>
        <w:t>HyperText</w:t>
      </w:r>
      <w:proofErr w:type="spellEnd"/>
      <w:r w:rsidRPr="00C418BE">
        <w:rPr>
          <w:i/>
        </w:rPr>
        <w:t xml:space="preserve"> Markup </w:t>
      </w:r>
      <w:proofErr w:type="spellStart"/>
      <w:r w:rsidRPr="00C418BE">
        <w:rPr>
          <w:i/>
        </w:rPr>
        <w:t>Language</w:t>
      </w:r>
      <w:proofErr w:type="spellEnd"/>
      <w:r w:rsidRPr="00C418BE">
        <w:t>, que significa Linguagem de Marcação de Hipertexto.</w:t>
      </w:r>
      <w:r>
        <w:t xml:space="preserve"> </w:t>
      </w:r>
      <w:r w:rsidR="006E5E39">
        <w:t>Esta é uma das tecnologias utilizadas para o desenvolvimento de web sites</w:t>
      </w:r>
      <w:r w:rsidR="007D3530">
        <w:t>,</w:t>
      </w:r>
      <w:r w:rsidR="00F60F57">
        <w:t xml:space="preserve"> o HTML</w:t>
      </w:r>
      <w:r w:rsidR="00F113AD">
        <w:t xml:space="preserve"> é utilizado para fazer a marcação de elementos para </w:t>
      </w:r>
      <w:r w:rsidR="007374CF">
        <w:t xml:space="preserve">que assim se possa </w:t>
      </w:r>
      <w:r w:rsidR="00F113AD">
        <w:t>exibir informações a partir do navegador do usuário</w:t>
      </w:r>
      <w:r w:rsidR="00CF6F90">
        <w:t xml:space="preserve">, esta tecnologia foi criada por </w:t>
      </w:r>
      <w:r w:rsidR="00CF6F90" w:rsidRPr="00CF6F90">
        <w:rPr>
          <w:i/>
        </w:rPr>
        <w:t>Tim Berners-Lee</w:t>
      </w:r>
      <w:r w:rsidR="00CF6F90">
        <w:rPr>
          <w:i/>
        </w:rPr>
        <w:t>,</w:t>
      </w:r>
      <w:r w:rsidR="00CF6F90">
        <w:t xml:space="preserve"> onde o mesmo teve a ideia de desenvo</w:t>
      </w:r>
      <w:r w:rsidR="00D25FF3">
        <w:t xml:space="preserve">lver algo para a comunicação e </w:t>
      </w:r>
      <w:r w:rsidR="00D25FF3" w:rsidRPr="00D25FF3">
        <w:t>disseminação de pesquisas entre ele e seu grupo de colegas.</w:t>
      </w:r>
      <w:r w:rsidR="00D25FF3">
        <w:t xml:space="preserve"> </w:t>
      </w:r>
    </w:p>
    <w:p w14:paraId="1791DB36" w14:textId="5140E350" w:rsidR="00D25FF3" w:rsidRDefault="00D25FF3" w:rsidP="00D25FF3">
      <w:pPr>
        <w:pStyle w:val="T3-TituloTerciario"/>
      </w:pPr>
      <w:bookmarkStart w:id="246" w:name="_Toc531976639"/>
      <w:r>
        <w:lastRenderedPageBreak/>
        <w:t>TAGS</w:t>
      </w:r>
      <w:bookmarkEnd w:id="246"/>
    </w:p>
    <w:p w14:paraId="5427C491" w14:textId="50CA72B1" w:rsidR="00B818B3" w:rsidRDefault="00D25FF3" w:rsidP="00B818B3">
      <w:pPr>
        <w:pStyle w:val="TE-Normal"/>
      </w:pPr>
      <w:r>
        <w:t xml:space="preserve">As </w:t>
      </w:r>
      <w:proofErr w:type="spellStart"/>
      <w:r w:rsidR="006713F4" w:rsidRPr="006713F4">
        <w:rPr>
          <w:i/>
        </w:rPr>
        <w:t>tags</w:t>
      </w:r>
      <w:proofErr w:type="spellEnd"/>
      <w:r w:rsidR="006713F4">
        <w:t xml:space="preserve"> são os rótulos que formam o HTML como um todo, todas elas possuem dois sinais um de “&lt;” menor e outro de “&gt;” maior, que indicam a abertura e fechamento de uma </w:t>
      </w:r>
      <w:proofErr w:type="spellStart"/>
      <w:r w:rsidR="006713F4" w:rsidRPr="008C34F4">
        <w:rPr>
          <w:i/>
        </w:rPr>
        <w:t>tag</w:t>
      </w:r>
      <w:proofErr w:type="spellEnd"/>
      <w:r w:rsidR="006713F4">
        <w:t xml:space="preserve">. Vejamos um exemplo: </w:t>
      </w:r>
      <w:r w:rsidR="006713F4" w:rsidRPr="006713F4">
        <w:t>&lt;h1&gt;Aqui vai o texto do título&lt;/h1&gt;</w:t>
      </w:r>
      <w:r w:rsidR="006713F4">
        <w:t xml:space="preserve">, </w:t>
      </w:r>
      <w:r w:rsidR="00763443">
        <w:t xml:space="preserve">elas informam ao navegador de que forma o conteúdo irá se apresentar, pois já que é o mesmo que irá interpretar todas as </w:t>
      </w:r>
      <w:proofErr w:type="spellStart"/>
      <w:r w:rsidR="00763443" w:rsidRPr="008C34F4">
        <w:rPr>
          <w:i/>
        </w:rPr>
        <w:t>tags</w:t>
      </w:r>
      <w:proofErr w:type="spellEnd"/>
      <w:r w:rsidR="00763443">
        <w:t xml:space="preserve"> que estão sendo utilizadas </w:t>
      </w:r>
      <w:r w:rsidR="007B1C27">
        <w:t>no desenvolvimento do web site</w:t>
      </w:r>
      <w:r w:rsidR="00763443">
        <w:t>.</w:t>
      </w:r>
    </w:p>
    <w:p w14:paraId="68828437" w14:textId="2F3C560C" w:rsidR="008C34F4" w:rsidRDefault="008C34F4" w:rsidP="008C34F4">
      <w:pPr>
        <w:pStyle w:val="T3-TituloTerciario"/>
      </w:pPr>
      <w:bookmarkStart w:id="247" w:name="_Toc531976640"/>
      <w:r>
        <w:t>HTML 5</w:t>
      </w:r>
      <w:bookmarkEnd w:id="247"/>
    </w:p>
    <w:p w14:paraId="00F0F458" w14:textId="00F9B227" w:rsidR="008C34F4" w:rsidRPr="008C34F4" w:rsidRDefault="00BE5F12" w:rsidP="00E67E2E">
      <w:pPr>
        <w:pStyle w:val="TE-Normal"/>
      </w:pPr>
      <w:r>
        <w:t>HTML5 é a última versão estável do padrão, sendo assim o mesmo disponibiliza de novos elementos, atributos e comportamentos, contanto com um conjunto de tecnologias atuais, permitindo</w:t>
      </w:r>
      <w:r w:rsidR="007A6A01">
        <w:t xml:space="preserve"> assim o </w:t>
      </w:r>
      <w:r>
        <w:t>desenvolvimento de aplicações e web sites com uma gama maior de recursos.</w:t>
      </w:r>
    </w:p>
    <w:p w14:paraId="64C6F4D0" w14:textId="69BF3C9F" w:rsidR="00AB3BA4" w:rsidRDefault="00AB3BA4" w:rsidP="00AB3BA4">
      <w:pPr>
        <w:pStyle w:val="T2-TituloSecundario"/>
      </w:pPr>
      <w:bookmarkStart w:id="248" w:name="_Toc531976641"/>
      <w:r>
        <w:t>CSS</w:t>
      </w:r>
      <w:bookmarkEnd w:id="248"/>
    </w:p>
    <w:p w14:paraId="1083C302" w14:textId="0F02BB9F" w:rsidR="001F5C1A" w:rsidRDefault="00727B30" w:rsidP="001F5C1A">
      <w:pPr>
        <w:pStyle w:val="TE-Normal"/>
      </w:pPr>
      <w:r w:rsidRPr="00727B30">
        <w:t xml:space="preserve">O </w:t>
      </w:r>
      <w:proofErr w:type="spellStart"/>
      <w:r w:rsidRPr="00727B30">
        <w:rPr>
          <w:i/>
        </w:rPr>
        <w:t>Cascading</w:t>
      </w:r>
      <w:proofErr w:type="spellEnd"/>
      <w:r w:rsidRPr="00727B30">
        <w:rPr>
          <w:i/>
        </w:rPr>
        <w:t xml:space="preserve"> </w:t>
      </w:r>
      <w:proofErr w:type="spellStart"/>
      <w:r w:rsidRPr="00727B30">
        <w:rPr>
          <w:i/>
        </w:rPr>
        <w:t>Style</w:t>
      </w:r>
      <w:proofErr w:type="spellEnd"/>
      <w:r w:rsidRPr="00727B30">
        <w:rPr>
          <w:i/>
        </w:rPr>
        <w:t xml:space="preserve"> </w:t>
      </w:r>
      <w:proofErr w:type="spellStart"/>
      <w:r w:rsidRPr="00727B30">
        <w:rPr>
          <w:i/>
        </w:rPr>
        <w:t>Sheets</w:t>
      </w:r>
      <w:proofErr w:type="spellEnd"/>
      <w:r w:rsidRPr="00727B30">
        <w:t xml:space="preserve"> (CSS) </w:t>
      </w:r>
      <w:r w:rsidR="00474F14">
        <w:t>que traduzido para língua portuguesa, seria algo como folhas de estilos em cascatas, trata de definir a aparência apresentada a</w:t>
      </w:r>
      <w:r w:rsidR="00396D20">
        <w:t>través do navegador ao usuário</w:t>
      </w:r>
      <w:r w:rsidR="001F5C1A">
        <w:t>, toda página web está associada a um CSS, com ele é possível alterar a cor das fontes e do fundo, fonte, espaçamento entre parágrafos e elementos, aplicar ajustes em imagens para que se ajustem em respectivas telas e assim por diante.</w:t>
      </w:r>
    </w:p>
    <w:p w14:paraId="77DAB32D" w14:textId="7A377EB0" w:rsidR="00D61C27" w:rsidRDefault="0039121C" w:rsidP="00BE5F12">
      <w:pPr>
        <w:pStyle w:val="TE-Normal"/>
        <w:ind w:firstLine="709"/>
      </w:pPr>
      <w:r>
        <w:t>O CSS está diretamente ligado aos elementos HTML de uma página, ele ilustra como estes deveram ser apresentados nas telas, resumidamente o mesmo é que determina o visual de um site, todo o conteúdo pode ser reposicionado e estilizado de dif</w:t>
      </w:r>
      <w:r w:rsidR="00BE5F12">
        <w:t>erentes maneiras através do CSS, o</w:t>
      </w:r>
      <w:r>
        <w:t xml:space="preserve"> termo cascata se dá por questões do método em que é utilizado, vários arquivos CSS podem ser usados para compor o visual de uma página, cada um contanto com regras diferentes.</w:t>
      </w:r>
    </w:p>
    <w:p w14:paraId="4D0EC1D5" w14:textId="5C84B19C" w:rsidR="0039121C" w:rsidRDefault="0039121C" w:rsidP="0039121C">
      <w:pPr>
        <w:pStyle w:val="T3-TituloTerciario"/>
      </w:pPr>
      <w:bookmarkStart w:id="249" w:name="_Toc531976642"/>
      <w:r>
        <w:lastRenderedPageBreak/>
        <w:t>CSS 3</w:t>
      </w:r>
      <w:bookmarkEnd w:id="249"/>
    </w:p>
    <w:p w14:paraId="14716036" w14:textId="6BBB3065" w:rsidR="0039121C" w:rsidRPr="0039121C" w:rsidRDefault="00C80105" w:rsidP="0039121C">
      <w:pPr>
        <w:pStyle w:val="TE-Normal"/>
      </w:pPr>
      <w:r>
        <w:t>Assim como o HTML5 em sua última versão</w:t>
      </w:r>
      <w:r w:rsidR="00CB38D7">
        <w:t xml:space="preserve"> que</w:t>
      </w:r>
      <w:r>
        <w:t xml:space="preserve"> ganhou</w:t>
      </w:r>
      <w:r w:rsidR="00CB38D7">
        <w:t xml:space="preserve"> novos</w:t>
      </w:r>
      <w:r>
        <w:t xml:space="preserve"> elementos, o CSS3 não ficou para trás e também</w:t>
      </w:r>
      <w:r w:rsidR="00CB38D7">
        <w:t xml:space="preserve"> recebe</w:t>
      </w:r>
      <w:r>
        <w:t xml:space="preserve"> capacidades de formatação,</w:t>
      </w:r>
      <w:r w:rsidR="00CB38D7">
        <w:t xml:space="preserve"> que até então não eram tão simples de ser aplicada em uma formação, como por exemplos as queridas bordas arredondadas, o uso de sombras, novos seletores, aplicação de fontes externas e agora possíveis animações 2D e 3D, tudo isso para facilitar as tarefas atribuídas ao um Web Designer, possibilitando assim criar interfaces muito mais ricas e bonitas</w:t>
      </w:r>
      <w:r w:rsidR="00736B59">
        <w:t>.</w:t>
      </w:r>
    </w:p>
    <w:p w14:paraId="128A9693" w14:textId="40A8EDF1" w:rsidR="00AB3BA4" w:rsidRDefault="00AB3BA4" w:rsidP="00AB3BA4">
      <w:pPr>
        <w:pStyle w:val="T2-TituloSecundario"/>
      </w:pPr>
      <w:bookmarkStart w:id="250" w:name="_Toc531976643"/>
      <w:proofErr w:type="spellStart"/>
      <w:r>
        <w:t>JavaScript</w:t>
      </w:r>
      <w:bookmarkEnd w:id="250"/>
      <w:proofErr w:type="spellEnd"/>
    </w:p>
    <w:p w14:paraId="57021678" w14:textId="775EC79D" w:rsidR="00CC5685" w:rsidRDefault="006313E7" w:rsidP="00CC5685">
      <w:pPr>
        <w:pStyle w:val="TE-Normal"/>
      </w:pPr>
      <w:proofErr w:type="spellStart"/>
      <w:r>
        <w:t>JavaScript</w:t>
      </w:r>
      <w:proofErr w:type="spellEnd"/>
      <w:r>
        <w:t xml:space="preserve"> é uma linguagem de programação popularmente conhecida e utilizada por desenvolvedores web, geralmente é confundida por alguns iniciantes da programação com a linguagem Java, porem acaba não tendo nenhuma aproximação</w:t>
      </w:r>
      <w:r w:rsidR="001E4861">
        <w:t>,</w:t>
      </w:r>
      <w:r>
        <w:t xml:space="preserve"> pelo fato de que </w:t>
      </w:r>
      <w:proofErr w:type="spellStart"/>
      <w:r>
        <w:t>JavaScript</w:t>
      </w:r>
      <w:proofErr w:type="spellEnd"/>
      <w:r>
        <w:t xml:space="preserve"> apresenta recursos que não são disponibilizados em Java.</w:t>
      </w:r>
    </w:p>
    <w:p w14:paraId="2BBD0D05" w14:textId="4736C45E" w:rsidR="00AB3BA4" w:rsidRDefault="001E4861" w:rsidP="001B1782">
      <w:pPr>
        <w:pStyle w:val="TE-Citacao3Linhas"/>
      </w:pPr>
      <w:r>
        <w:t xml:space="preserve">Os </w:t>
      </w:r>
      <w:r>
        <w:rPr>
          <w:i/>
        </w:rPr>
        <w:t>scripts</w:t>
      </w:r>
      <w:r>
        <w:t xml:space="preserve"> implementados com esta tecnologia de programação web,</w:t>
      </w:r>
      <w:r w:rsidR="00093B46">
        <w:t xml:space="preserve"> são muito populares pela sua facilidade de interação com o </w:t>
      </w:r>
      <w:proofErr w:type="spellStart"/>
      <w:r w:rsidR="00093B46" w:rsidRPr="00093B46">
        <w:rPr>
          <w:i/>
        </w:rPr>
        <w:t>Document</w:t>
      </w:r>
      <w:proofErr w:type="spellEnd"/>
      <w:r w:rsidR="00093B46" w:rsidRPr="00093B46">
        <w:rPr>
          <w:i/>
        </w:rPr>
        <w:t xml:space="preserve"> </w:t>
      </w:r>
      <w:proofErr w:type="spellStart"/>
      <w:r w:rsidR="00093B46" w:rsidRPr="00093B46">
        <w:rPr>
          <w:i/>
        </w:rPr>
        <w:t>Object</w:t>
      </w:r>
      <w:proofErr w:type="spellEnd"/>
      <w:r w:rsidR="00093B46" w:rsidRPr="00093B46">
        <w:rPr>
          <w:i/>
        </w:rPr>
        <w:t xml:space="preserve"> </w:t>
      </w:r>
      <w:proofErr w:type="spellStart"/>
      <w:r w:rsidR="00093B46" w:rsidRPr="00093B46">
        <w:rPr>
          <w:i/>
        </w:rPr>
        <w:t>Model</w:t>
      </w:r>
      <w:proofErr w:type="spellEnd"/>
      <w:r w:rsidR="00093B46">
        <w:t xml:space="preserve"> (DOM) da página</w:t>
      </w:r>
      <w:r w:rsidR="009932A1">
        <w:t xml:space="preserve">, </w:t>
      </w:r>
      <w:r w:rsidR="009932A1" w:rsidRPr="009932A1">
        <w:t>O DOM (</w:t>
      </w:r>
      <w:proofErr w:type="spellStart"/>
      <w:r w:rsidR="009932A1" w:rsidRPr="00E13E13">
        <w:rPr>
          <w:i/>
        </w:rPr>
        <w:t>Document</w:t>
      </w:r>
      <w:proofErr w:type="spellEnd"/>
      <w:r w:rsidR="009932A1" w:rsidRPr="00E13E13">
        <w:rPr>
          <w:i/>
        </w:rPr>
        <w:t xml:space="preserve"> </w:t>
      </w:r>
      <w:proofErr w:type="spellStart"/>
      <w:r w:rsidR="009932A1" w:rsidRPr="00E13E13">
        <w:rPr>
          <w:i/>
        </w:rPr>
        <w:t>Object</w:t>
      </w:r>
      <w:proofErr w:type="spellEnd"/>
      <w:r w:rsidR="009932A1" w:rsidRPr="00E13E13">
        <w:rPr>
          <w:i/>
        </w:rPr>
        <w:t xml:space="preserve"> </w:t>
      </w:r>
      <w:proofErr w:type="spellStart"/>
      <w:r w:rsidR="009932A1" w:rsidRPr="00E13E13">
        <w:rPr>
          <w:i/>
        </w:rPr>
        <w:t>Model</w:t>
      </w:r>
      <w:proofErr w:type="spellEnd"/>
      <w:r w:rsidR="009932A1" w:rsidRPr="009932A1">
        <w:t xml:space="preserve">) é uma interface que representa como os documentos HTML e XML são lidos pelo seu browser. Após o browser ler seu documento HTML, ele cria um objeto que faz uma representação estruturada do seu documento e define meios de como essa estrutura pode ser acessada. Nós podemos acessar e manipular o DOM com </w:t>
      </w:r>
      <w:proofErr w:type="spellStart"/>
      <w:r w:rsidR="009932A1" w:rsidRPr="009932A1">
        <w:t>JavaScript</w:t>
      </w:r>
      <w:proofErr w:type="spellEnd"/>
      <w:r w:rsidR="009932A1" w:rsidRPr="009932A1">
        <w:t>, é a forma mais fácil e usada.</w:t>
      </w:r>
      <w:r w:rsidR="00762F48">
        <w:t xml:space="preserve"> (MALDONATO, 2018)</w:t>
      </w:r>
      <w:r w:rsidR="001B68F2">
        <w:t>.</w:t>
      </w:r>
    </w:p>
    <w:p w14:paraId="0DF9A68F" w14:textId="064B5439" w:rsidR="00F71888" w:rsidRPr="00F71888" w:rsidRDefault="00B83DD1" w:rsidP="00E67E2E">
      <w:pPr>
        <w:pStyle w:val="TE-Normal"/>
      </w:pPr>
      <w:r>
        <w:t xml:space="preserve">É importante ressaltar que tanto o HTML, CSS e o </w:t>
      </w:r>
      <w:proofErr w:type="spellStart"/>
      <w:r>
        <w:t>JavaScript</w:t>
      </w:r>
      <w:proofErr w:type="spellEnd"/>
      <w:r>
        <w:t>, são responsáve</w:t>
      </w:r>
      <w:r w:rsidR="00575AE6">
        <w:t xml:space="preserve">is pelo </w:t>
      </w:r>
      <w:r w:rsidR="00575AE6" w:rsidRPr="007478E3">
        <w:rPr>
          <w:i/>
        </w:rPr>
        <w:t>front-</w:t>
      </w:r>
      <w:proofErr w:type="spellStart"/>
      <w:r w:rsidR="00575AE6" w:rsidRPr="007478E3">
        <w:rPr>
          <w:i/>
        </w:rPr>
        <w:t>end</w:t>
      </w:r>
      <w:proofErr w:type="spellEnd"/>
      <w:r w:rsidR="00575AE6">
        <w:t xml:space="preserve"> da página web. O</w:t>
      </w:r>
      <w:r>
        <w:t xml:space="preserve"> desenvolvedor que trabalha diretamente com o “</w:t>
      </w:r>
      <w:r w:rsidRPr="007478E3">
        <w:rPr>
          <w:i/>
        </w:rPr>
        <w:t>front</w:t>
      </w:r>
      <w:r>
        <w:t>” fica responsável por “dar vida” a interface, pois está diretamente ligado com a parte da aplicação que interage com o usuário, neste caso é importante que seja necessário se preocupar também com as experiências do usuário em relaçã</w:t>
      </w:r>
      <w:r w:rsidR="00E51624">
        <w:t xml:space="preserve">o ao uso do </w:t>
      </w:r>
      <w:r w:rsidR="00575AE6">
        <w:t>sistema</w:t>
      </w:r>
      <w:r w:rsidR="009B3D32">
        <w:t xml:space="preserve">, sendo que </w:t>
      </w:r>
      <w:r w:rsidR="00E51624">
        <w:t xml:space="preserve">o </w:t>
      </w:r>
      <w:r>
        <w:t>navegador</w:t>
      </w:r>
      <w:r w:rsidR="00E51624">
        <w:t xml:space="preserve"> </w:t>
      </w:r>
      <w:r w:rsidR="00575AE6">
        <w:t xml:space="preserve">é </w:t>
      </w:r>
      <w:r w:rsidR="00530363">
        <w:t xml:space="preserve">o principal </w:t>
      </w:r>
      <w:r>
        <w:t>responsável por processar todas as informações que</w:t>
      </w:r>
      <w:r w:rsidR="00E51624">
        <w:t xml:space="preserve"> estão descritas nas linguagens front-end.</w:t>
      </w:r>
    </w:p>
    <w:p w14:paraId="1F0FEAA1" w14:textId="0E9BA250" w:rsidR="00AB3BA4" w:rsidRDefault="00AB3BA4" w:rsidP="00AB3BA4">
      <w:pPr>
        <w:pStyle w:val="T2-TituloSecundario"/>
      </w:pPr>
      <w:bookmarkStart w:id="251" w:name="_Toc531976644"/>
      <w:r>
        <w:lastRenderedPageBreak/>
        <w:t>PHP</w:t>
      </w:r>
      <w:bookmarkEnd w:id="251"/>
    </w:p>
    <w:p w14:paraId="63EE82F9" w14:textId="66A7DF58" w:rsidR="00C7294C" w:rsidRDefault="00437944" w:rsidP="00437944">
      <w:pPr>
        <w:pStyle w:val="TE-Normal"/>
      </w:pPr>
      <w:r>
        <w:t xml:space="preserve">A linguagem de programação denominada de PHP </w:t>
      </w:r>
      <w:r w:rsidRPr="00437944">
        <w:rPr>
          <w:i/>
        </w:rPr>
        <w:t xml:space="preserve">Hypertext </w:t>
      </w:r>
      <w:proofErr w:type="spellStart"/>
      <w:r w:rsidRPr="00437944">
        <w:rPr>
          <w:i/>
        </w:rPr>
        <w:t>Preprocessor</w:t>
      </w:r>
      <w:proofErr w:type="spellEnd"/>
      <w:r w:rsidRPr="00437944">
        <w:t>, o</w:t>
      </w:r>
      <w:r>
        <w:t xml:space="preserve">riginalmente </w:t>
      </w:r>
      <w:proofErr w:type="spellStart"/>
      <w:r w:rsidRPr="00437944">
        <w:rPr>
          <w:i/>
        </w:rPr>
        <w:t>Personal</w:t>
      </w:r>
      <w:proofErr w:type="spellEnd"/>
      <w:r w:rsidRPr="00437944">
        <w:rPr>
          <w:i/>
        </w:rPr>
        <w:t xml:space="preserve"> Home Page</w:t>
      </w:r>
      <w:r>
        <w:rPr>
          <w:i/>
        </w:rPr>
        <w:t xml:space="preserve">, </w:t>
      </w:r>
      <w:r w:rsidR="00CF003C">
        <w:t>possui um diferencial, que é</w:t>
      </w:r>
      <w:r>
        <w:t xml:space="preserve"> a capacidade de ser manipulad</w:t>
      </w:r>
      <w:r w:rsidR="00CF003C">
        <w:t>a</w:t>
      </w:r>
      <w:r>
        <w:t xml:space="preserve"> diretamente nas páginas web, onde também se encontra o HTML com o conteúdo de apresentação</w:t>
      </w:r>
      <w:r w:rsidR="00CF003C">
        <w:t>.</w:t>
      </w:r>
    </w:p>
    <w:p w14:paraId="5C8EA048" w14:textId="129031C3" w:rsidR="00CF003C" w:rsidRDefault="007B1C27" w:rsidP="00437944">
      <w:pPr>
        <w:pStyle w:val="TE-Normal"/>
      </w:pPr>
      <w:r>
        <w:t>Algumas linguagens como C, C++ e Perl, é necessário</w:t>
      </w:r>
      <w:r w:rsidR="000B0C9F">
        <w:t xml:space="preserve"> escrever diversos comandos para que seja possível se obter o resultado de uma simples página HTML, já com o uso do PHP só é preciso juntar o HTML aos comando</w:t>
      </w:r>
      <w:r w:rsidR="00477A2E">
        <w:t>s</w:t>
      </w:r>
      <w:r w:rsidR="000B0C9F">
        <w:t xml:space="preserve"> PHP, demarcando</w:t>
      </w:r>
      <w:r w:rsidR="001B68F2">
        <w:t xml:space="preserve">-os por meio de </w:t>
      </w:r>
      <w:proofErr w:type="spellStart"/>
      <w:r w:rsidR="001B68F2">
        <w:t>tags</w:t>
      </w:r>
      <w:proofErr w:type="spellEnd"/>
      <w:r w:rsidR="001B68F2">
        <w:t>.</w:t>
      </w:r>
      <w:r w:rsidR="000B0C9F">
        <w:t xml:space="preserve"> </w:t>
      </w:r>
      <w:r w:rsidR="0098093E">
        <w:t xml:space="preserve">(SOARES </w:t>
      </w:r>
      <w:r w:rsidR="00CF003C">
        <w:t>2009</w:t>
      </w:r>
      <w:r w:rsidR="0098093E">
        <w:t>, p.42</w:t>
      </w:r>
      <w:r w:rsidR="00CF003C">
        <w:t>).</w:t>
      </w:r>
    </w:p>
    <w:p w14:paraId="1B1835AC" w14:textId="24F9ACC9" w:rsidR="001B68F2" w:rsidRDefault="001B68F2" w:rsidP="001B68F2">
      <w:pPr>
        <w:pStyle w:val="TE-Citacao3Linhas"/>
      </w:pPr>
      <w:r>
        <w:t xml:space="preserve">Uma das mais importantes mudanças </w:t>
      </w:r>
      <w:r w:rsidR="0098093E">
        <w:t xml:space="preserve">no PHP, e provavelmente a principal, foi a total remodelação da linguagem para uma melhor aderência ao conceito de OO (Orientação a Objetos). Até a versão 4 o PHP tratava os objetos como tipos primitivos (da mesma forma que trata inteiros ou </w:t>
      </w:r>
      <w:proofErr w:type="spellStart"/>
      <w:r w:rsidR="0098093E">
        <w:t>strings</w:t>
      </w:r>
      <w:proofErr w:type="spellEnd"/>
      <w:r w:rsidR="0098093E">
        <w:t>, por exemplo). Já na versão 5 do PHP a manipulação de objetos foi totalmente rescrita, permitindo uma melhor performance e muitas funcionalidades adicionais. A diferença principal está no fato de que no PHP5 os objetos são tratados como tais, existindo desta forma um ponteiro para o objeto. (SOARES 2009, p.288).</w:t>
      </w:r>
    </w:p>
    <w:p w14:paraId="6E7CD939" w14:textId="60838BB0" w:rsidR="001B68F2" w:rsidRPr="00437944" w:rsidRDefault="00E33D7E" w:rsidP="009B3D32">
      <w:pPr>
        <w:pStyle w:val="TE-Normal"/>
      </w:pPr>
      <w:r>
        <w:t xml:space="preserve">Diferente do </w:t>
      </w:r>
      <w:r w:rsidRPr="007478E3">
        <w:rPr>
          <w:i/>
        </w:rPr>
        <w:t>front-</w:t>
      </w:r>
      <w:proofErr w:type="spellStart"/>
      <w:r w:rsidRPr="007478E3">
        <w:rPr>
          <w:i/>
        </w:rPr>
        <w:t>end</w:t>
      </w:r>
      <w:proofErr w:type="spellEnd"/>
      <w:r>
        <w:t xml:space="preserve"> já descrito no item 3.3 deste trabalho, o </w:t>
      </w:r>
      <w:proofErr w:type="spellStart"/>
      <w:r w:rsidRPr="007478E3">
        <w:rPr>
          <w:i/>
        </w:rPr>
        <w:t>back-end</w:t>
      </w:r>
      <w:proofErr w:type="spellEnd"/>
      <w:r>
        <w:t xml:space="preserve"> é toda a programação </w:t>
      </w:r>
      <w:r w:rsidR="0067054A">
        <w:t>que trabalha por “trás” da aplicação, ou seja, fica responsável por toda a regra de negócio do sistema, o desenvolvedor web responsável pelo “</w:t>
      </w:r>
      <w:proofErr w:type="spellStart"/>
      <w:r w:rsidR="0067054A" w:rsidRPr="007478E3">
        <w:rPr>
          <w:i/>
        </w:rPr>
        <w:t>back</w:t>
      </w:r>
      <w:proofErr w:type="spellEnd"/>
      <w:r w:rsidR="0067054A">
        <w:t>” precisa pensar em todas as funcionalidades que</w:t>
      </w:r>
      <w:r w:rsidR="009B3D32">
        <w:t xml:space="preserve"> também</w:t>
      </w:r>
      <w:r w:rsidR="0067054A">
        <w:t xml:space="preserve"> </w:t>
      </w:r>
      <w:r w:rsidR="009B3D32">
        <w:t xml:space="preserve">devem estar de acordo com a interface do sistema, para que quando o usuário tome uma ação, seja possível de forma assídua uma resposta, sendo que todas as interações que envolvam um processamento de código </w:t>
      </w:r>
      <w:proofErr w:type="spellStart"/>
      <w:r w:rsidR="009B3D32" w:rsidRPr="007478E3">
        <w:rPr>
          <w:i/>
        </w:rPr>
        <w:t>back-end</w:t>
      </w:r>
      <w:proofErr w:type="spellEnd"/>
      <w:r w:rsidR="009B3D32">
        <w:t>, é o servidor que processa a solicitação e retorna com uma mensagem para o navegador.</w:t>
      </w:r>
    </w:p>
    <w:p w14:paraId="4992C30B" w14:textId="163C5503" w:rsidR="007B00EA" w:rsidRDefault="00437944" w:rsidP="007B00EA">
      <w:pPr>
        <w:pStyle w:val="T2-TituloSecundario"/>
      </w:pPr>
      <w:r>
        <w:t xml:space="preserve"> </w:t>
      </w:r>
      <w:bookmarkStart w:id="252" w:name="_Toc531976645"/>
      <w:r w:rsidR="007B00EA">
        <w:t>MySQL</w:t>
      </w:r>
      <w:bookmarkEnd w:id="252"/>
    </w:p>
    <w:p w14:paraId="4E49BC07" w14:textId="2C66DAFB" w:rsidR="00DC61BC" w:rsidRDefault="00E930A4" w:rsidP="004E22BD">
      <w:pPr>
        <w:pStyle w:val="TE-Normal"/>
        <w:ind w:firstLine="709"/>
      </w:pPr>
      <w:r>
        <w:t>O MySQL é um sistema de gerenciamento de banco de dados (SGDB), que faz a utilização de uma linguagem de consulta estruturada, do inglês</w:t>
      </w:r>
      <w:r w:rsidRPr="00E930A4">
        <w:rPr>
          <w:i/>
        </w:rPr>
        <w:t xml:space="preserve"> </w:t>
      </w:r>
      <w:proofErr w:type="spellStart"/>
      <w:r w:rsidRPr="00E930A4">
        <w:rPr>
          <w:i/>
        </w:rPr>
        <w:t>Structured</w:t>
      </w:r>
      <w:proofErr w:type="spellEnd"/>
      <w:r w:rsidRPr="00E930A4">
        <w:rPr>
          <w:i/>
        </w:rPr>
        <w:t xml:space="preserve"> Query </w:t>
      </w:r>
      <w:proofErr w:type="spellStart"/>
      <w:r w:rsidRPr="00E930A4">
        <w:rPr>
          <w:i/>
        </w:rPr>
        <w:t>Language</w:t>
      </w:r>
      <w:proofErr w:type="spellEnd"/>
      <w:r w:rsidRPr="00E930A4">
        <w:rPr>
          <w:i/>
        </w:rPr>
        <w:t xml:space="preserve"> </w:t>
      </w:r>
      <w:r>
        <w:t xml:space="preserve">(SQL), como sua principal interface para inserir acessar e gerenciar o </w:t>
      </w:r>
      <w:r>
        <w:lastRenderedPageBreak/>
        <w:t xml:space="preserve">conteúdo armazenado em um banco de </w:t>
      </w:r>
      <w:r w:rsidR="00DC61BC">
        <w:t>dados, este tipo de SGBD é popularmente conhecido por ser de fácil utilização, e também por possuir uma interface considerável simples e que é compatível com diversos sistemas operacionais.</w:t>
      </w:r>
    </w:p>
    <w:p w14:paraId="7F5B5946" w14:textId="51FD6432" w:rsidR="001B68F2" w:rsidRDefault="004E22BD" w:rsidP="00E67E2E">
      <w:pPr>
        <w:pStyle w:val="TE-Citacao3Linhas"/>
      </w:pPr>
      <w:r w:rsidRPr="004E22BD">
        <w:t xml:space="preserve">O sistema foi desenvolvido pela empresa sueca MySQL AB e publicado, originalmente, em maio de 1995. Após, a empresa foi comprada pela Sun Microsystems e, em janeiro de 2010, integrou a transação bilionária da compra da Sun pela Oracle Corporation. Atualmente, a Oracle, embora tenha mantido a versão para a comunidade, tornou seu uso mais restrito e os desenvolvedores criaram, então, o projeto </w:t>
      </w:r>
      <w:proofErr w:type="spellStart"/>
      <w:r w:rsidRPr="004E22BD">
        <w:t>MariaDB</w:t>
      </w:r>
      <w:proofErr w:type="spellEnd"/>
      <w:r w:rsidRPr="004E22BD">
        <w:t xml:space="preserve"> para continuar desenvolvendo o código da versão 5.1 do MySQL, de forma totalmente aberta e gratuita. O </w:t>
      </w:r>
      <w:proofErr w:type="spellStart"/>
      <w:r w:rsidRPr="004E22BD">
        <w:t>MariaDB</w:t>
      </w:r>
      <w:proofErr w:type="spellEnd"/>
      <w:r w:rsidRPr="004E22BD">
        <w:t xml:space="preserve"> pretende manter compatibilidade com as versões lançadas pela Oracle.</w:t>
      </w:r>
      <w:r>
        <w:t xml:space="preserve"> (PISA, 2012)</w:t>
      </w:r>
      <w:r w:rsidR="00E67E2E">
        <w:t>.</w:t>
      </w:r>
    </w:p>
    <w:p w14:paraId="12E18FD2" w14:textId="7379EC4A" w:rsidR="00B70E28" w:rsidRDefault="00B70E28" w:rsidP="00B70E28">
      <w:pPr>
        <w:pStyle w:val="T2-TituloSecundario"/>
      </w:pPr>
      <w:bookmarkStart w:id="253" w:name="_Toc531976646"/>
      <w:r>
        <w:t>Conclusão</w:t>
      </w:r>
      <w:bookmarkEnd w:id="253"/>
    </w:p>
    <w:p w14:paraId="5269FF44" w14:textId="3BABF76E" w:rsidR="007924E5" w:rsidRDefault="00DD49BC" w:rsidP="007924E5">
      <w:pPr>
        <w:pStyle w:val="TE-Normal"/>
      </w:pPr>
      <w:r>
        <w:t xml:space="preserve">Foi possível identificar </w:t>
      </w:r>
      <w:r w:rsidR="00A8669C">
        <w:t>durante o processo de estudo e desenvolvimento deste capítulo a relevância sobre a abordagem dos itens apresentados, pois o conhecimento de um processo já existente é primordial para sua evolução, sendo que os tópicos foram de extrema importância para o andamento dos demais capítulos</w:t>
      </w:r>
      <w:r w:rsidR="00152BB3">
        <w:t xml:space="preserve">, </w:t>
      </w:r>
      <w:r w:rsidR="00067802">
        <w:t xml:space="preserve">pois </w:t>
      </w:r>
      <w:r w:rsidR="00152BB3">
        <w:t>a</w:t>
      </w:r>
      <w:r w:rsidR="00E56FF3">
        <w:t xml:space="preserve"> teoria é um instrumento de conhecimento para evolução e aplicação de algo </w:t>
      </w:r>
      <w:r w:rsidR="00152BB3">
        <w:t>tangível</w:t>
      </w:r>
      <w:r w:rsidR="00E56FF3">
        <w:t xml:space="preserve">. </w:t>
      </w:r>
    </w:p>
    <w:p w14:paraId="2ED1664B" w14:textId="560FABB7" w:rsidR="00B70E28" w:rsidRDefault="00923D91" w:rsidP="007924E5">
      <w:pPr>
        <w:pStyle w:val="TE-Normal"/>
      </w:pPr>
      <w:r>
        <w:t xml:space="preserve">O conteúdo </w:t>
      </w:r>
      <w:r w:rsidR="00F3182D">
        <w:t>exposto</w:t>
      </w:r>
      <w:r>
        <w:t xml:space="preserve"> neste capitulo é referenciado nos demais</w:t>
      </w:r>
      <w:r w:rsidR="00067802">
        <w:t>,</w:t>
      </w:r>
      <w:r>
        <w:t xml:space="preserve"> q</w:t>
      </w:r>
      <w:r w:rsidR="00CC29E4">
        <w:t>uando por exemplo é apresentado no item 2.1</w:t>
      </w:r>
      <w:r>
        <w:t xml:space="preserve"> as formas e correções de avaliações </w:t>
      </w:r>
      <w:r w:rsidR="002A2C7A">
        <w:t>que posteriormente</w:t>
      </w:r>
      <w:r w:rsidR="00CC29E4">
        <w:t xml:space="preserve">, se expõe a </w:t>
      </w:r>
      <w:r w:rsidR="00E56FF3">
        <w:t xml:space="preserve">construção </w:t>
      </w:r>
      <w:r w:rsidR="00CC29E4">
        <w:t>da</w:t>
      </w:r>
      <w:r>
        <w:t xml:space="preserve"> modelagem dos</w:t>
      </w:r>
      <w:r w:rsidR="00E56FF3">
        <w:t xml:space="preserve"> dados</w:t>
      </w:r>
      <w:r>
        <w:t xml:space="preserve">, </w:t>
      </w:r>
      <w:r w:rsidR="00F3182D">
        <w:t>ressalta</w:t>
      </w:r>
      <w:r w:rsidR="002F7E63">
        <w:t>ndo</w:t>
      </w:r>
      <w:r w:rsidR="00F3182D">
        <w:t>-se</w:t>
      </w:r>
      <w:r w:rsidR="00E56FF3">
        <w:t xml:space="preserve"> o fato de que o professor irá fazer inserções de dados sobre uma determinada avaliação</w:t>
      </w:r>
      <w:r w:rsidR="00CC29E4">
        <w:t xml:space="preserve"> no momento da correção</w:t>
      </w:r>
      <w:r w:rsidR="002F7E63">
        <w:t xml:space="preserve"> sob</w:t>
      </w:r>
      <w:r w:rsidR="00CC29E4">
        <w:t xml:space="preserve"> o uso do sistema</w:t>
      </w:r>
      <w:r>
        <w:t>, bem como a abordagem das tecnologias de desenvolvimento que são aplicadas</w:t>
      </w:r>
      <w:r w:rsidR="00CC29E4">
        <w:t xml:space="preserve"> n</w:t>
      </w:r>
      <w:r>
        <w:t xml:space="preserve">a construção do </w:t>
      </w:r>
      <w:r w:rsidR="00F3182D">
        <w:t>mesmo</w:t>
      </w:r>
      <w:r w:rsidR="00067802">
        <w:t>,</w:t>
      </w:r>
      <w:r>
        <w:t xml:space="preserve"> e abordadas no último capítulo onde é apresentad</w:t>
      </w:r>
      <w:r w:rsidR="002A2C7A">
        <w:t>a</w:t>
      </w:r>
      <w:r w:rsidR="00F3182D">
        <w:t xml:space="preserve"> a fase de implementação</w:t>
      </w:r>
      <w:r w:rsidR="002A2C7A">
        <w:t>.</w:t>
      </w:r>
      <w:r w:rsidR="007924E5">
        <w:t xml:space="preserve"> </w:t>
      </w:r>
    </w:p>
    <w:p w14:paraId="324E1E6B" w14:textId="77777777" w:rsidR="00B70E28" w:rsidRPr="00713FF6" w:rsidRDefault="00B70E28" w:rsidP="0045501B">
      <w:pPr>
        <w:pStyle w:val="TE-Normal"/>
      </w:pPr>
    </w:p>
    <w:p w14:paraId="5591B29E" w14:textId="2DB3B870" w:rsidR="00561CE5" w:rsidRDefault="00561CE5" w:rsidP="00561CE5">
      <w:pPr>
        <w:pStyle w:val="T1-TituloPrimario"/>
        <w:ind w:left="0" w:firstLine="0"/>
      </w:pPr>
      <w:bookmarkStart w:id="254" w:name="_Toc531976647"/>
      <w:r>
        <w:lastRenderedPageBreak/>
        <w:t>MODELAGEM DE DADOS</w:t>
      </w:r>
      <w:bookmarkEnd w:id="254"/>
    </w:p>
    <w:p w14:paraId="0A9B22BB" w14:textId="3A045CE6" w:rsidR="00561CE5" w:rsidRDefault="008F3C0E" w:rsidP="008F3C0E">
      <w:pPr>
        <w:pStyle w:val="TE-Normal"/>
        <w:ind w:firstLine="709"/>
      </w:pPr>
      <w:r w:rsidRPr="008F3C0E">
        <w:t>Neste capítulo será a</w:t>
      </w:r>
      <w:r>
        <w:t>presentado o projeto</w:t>
      </w:r>
      <w:r w:rsidR="0025141E">
        <w:t xml:space="preserve"> do</w:t>
      </w:r>
      <w:r>
        <w:t xml:space="preserve"> sistema. </w:t>
      </w:r>
      <w:r w:rsidRPr="008F3C0E">
        <w:t xml:space="preserve">Este capítulo analisa os requisitos para </w:t>
      </w:r>
      <w:r w:rsidR="00413AF1">
        <w:t>obtenção</w:t>
      </w:r>
      <w:r w:rsidRPr="008F3C0E">
        <w:t xml:space="preserve"> </w:t>
      </w:r>
      <w:r w:rsidR="00413AF1">
        <w:t>d</w:t>
      </w:r>
      <w:r w:rsidRPr="008F3C0E">
        <w:t>os dad</w:t>
      </w:r>
      <w:r w:rsidR="00413AF1">
        <w:t>os a serem utilizados na implementação</w:t>
      </w:r>
      <w:r w:rsidRPr="008F3C0E">
        <w:t>, com base nas análises realizadas sobre o tema do trabalho.</w:t>
      </w:r>
    </w:p>
    <w:p w14:paraId="1A3B010B" w14:textId="3670855F" w:rsidR="002F52CA" w:rsidRPr="00BF4333" w:rsidRDefault="00BF4333" w:rsidP="002F52CA">
      <w:pPr>
        <w:pStyle w:val="T2-TituloSecundario"/>
        <w:rPr>
          <w:i/>
          <w:szCs w:val="26"/>
          <w:shd w:val="clear" w:color="auto" w:fill="FFFFFF"/>
        </w:rPr>
      </w:pPr>
      <w:bookmarkStart w:id="255" w:name="_Toc531976648"/>
      <w:proofErr w:type="spellStart"/>
      <w:r w:rsidRPr="00BF4333">
        <w:rPr>
          <w:i/>
          <w:szCs w:val="26"/>
          <w:shd w:val="clear" w:color="auto" w:fill="FFFFFF"/>
        </w:rPr>
        <w:t>Product</w:t>
      </w:r>
      <w:proofErr w:type="spellEnd"/>
      <w:r w:rsidRPr="00BF4333">
        <w:rPr>
          <w:i/>
          <w:szCs w:val="26"/>
          <w:shd w:val="clear" w:color="auto" w:fill="FFFFFF"/>
        </w:rPr>
        <w:t xml:space="preserve"> Ba</w:t>
      </w:r>
      <w:r w:rsidR="002F52CA" w:rsidRPr="00BF4333">
        <w:rPr>
          <w:i/>
          <w:szCs w:val="26"/>
          <w:shd w:val="clear" w:color="auto" w:fill="FFFFFF"/>
        </w:rPr>
        <w:t>c</w:t>
      </w:r>
      <w:r w:rsidRPr="00BF4333">
        <w:rPr>
          <w:i/>
          <w:szCs w:val="26"/>
          <w:shd w:val="clear" w:color="auto" w:fill="FFFFFF"/>
        </w:rPr>
        <w:t>k</w:t>
      </w:r>
      <w:r w:rsidR="002F52CA" w:rsidRPr="00BF4333">
        <w:rPr>
          <w:i/>
          <w:szCs w:val="26"/>
          <w:shd w:val="clear" w:color="auto" w:fill="FFFFFF"/>
        </w:rPr>
        <w:t>log</w:t>
      </w:r>
      <w:bookmarkEnd w:id="255"/>
    </w:p>
    <w:p w14:paraId="5DA4129A" w14:textId="7EF01191" w:rsidR="002F52CA" w:rsidRDefault="002F52CA" w:rsidP="00BF5463">
      <w:pPr>
        <w:pStyle w:val="TE-Normal"/>
        <w:ind w:left="709"/>
      </w:pPr>
      <w:r>
        <w:t>Neste tópico é apresentado as principais funcional</w:t>
      </w:r>
      <w:r w:rsidR="00BF5463">
        <w:t xml:space="preserve">idades que serão implementadas. </w:t>
      </w:r>
      <w:r w:rsidR="007424B5">
        <w:t xml:space="preserve">O Quadro </w:t>
      </w:r>
      <w:r w:rsidR="00432609">
        <w:t xml:space="preserve">1 </w:t>
      </w:r>
      <w:r>
        <w:t>demonstra o planejamento, utilizando uma priorização de 0 a 10, sendo que quanto maior o valor, maior a prioridade.</w:t>
      </w:r>
    </w:p>
    <w:p w14:paraId="4FBC3F30" w14:textId="3FF6DBBB" w:rsidR="00BF4333" w:rsidRPr="00BF4333" w:rsidRDefault="00BF4333" w:rsidP="00BF4333">
      <w:pPr>
        <w:pStyle w:val="TE-LegendaQuadro"/>
        <w:rPr>
          <w:i/>
        </w:rPr>
      </w:pPr>
      <w:bookmarkStart w:id="256" w:name="_Toc531970222"/>
      <w:proofErr w:type="spellStart"/>
      <w:r w:rsidRPr="00BF4333">
        <w:rPr>
          <w:i/>
        </w:rPr>
        <w:t>Product</w:t>
      </w:r>
      <w:proofErr w:type="spellEnd"/>
      <w:r w:rsidRPr="00BF4333">
        <w:rPr>
          <w:i/>
        </w:rPr>
        <w:t xml:space="preserve"> Backlog</w:t>
      </w:r>
      <w:bookmarkEnd w:id="256"/>
    </w:p>
    <w:tbl>
      <w:tblPr>
        <w:tblStyle w:val="Tabelacomgrade"/>
        <w:tblW w:w="0" w:type="auto"/>
        <w:tblInd w:w="709" w:type="dxa"/>
        <w:tblLook w:val="04A0" w:firstRow="1" w:lastRow="0" w:firstColumn="1" w:lastColumn="0" w:noHBand="0" w:noVBand="1"/>
      </w:tblPr>
      <w:tblGrid>
        <w:gridCol w:w="562"/>
        <w:gridCol w:w="5013"/>
        <w:gridCol w:w="2777"/>
      </w:tblGrid>
      <w:tr w:rsidR="002F52CA" w:rsidRPr="00BF4333" w14:paraId="157AF76F" w14:textId="77777777" w:rsidTr="00413AF1">
        <w:tc>
          <w:tcPr>
            <w:tcW w:w="562" w:type="dxa"/>
            <w:vAlign w:val="center"/>
          </w:tcPr>
          <w:p w14:paraId="1A1F1F1A" w14:textId="54786C4E" w:rsidR="002F52CA" w:rsidRPr="00713FF6" w:rsidRDefault="002F52CA" w:rsidP="0045501B">
            <w:pPr>
              <w:pStyle w:val="TE-CorpoTabela"/>
            </w:pPr>
            <w:r w:rsidRPr="00713FF6">
              <w:t>ID</w:t>
            </w:r>
          </w:p>
        </w:tc>
        <w:tc>
          <w:tcPr>
            <w:tcW w:w="5013" w:type="dxa"/>
            <w:vAlign w:val="center"/>
          </w:tcPr>
          <w:p w14:paraId="36F8F04D" w14:textId="34C57829" w:rsidR="002F52CA" w:rsidRPr="0045501B" w:rsidRDefault="002F52CA" w:rsidP="0045501B">
            <w:pPr>
              <w:pStyle w:val="TE-CorpoTabela"/>
            </w:pPr>
            <w:r w:rsidRPr="0045501B">
              <w:t>DESCRIÇÃO</w:t>
            </w:r>
          </w:p>
        </w:tc>
        <w:tc>
          <w:tcPr>
            <w:tcW w:w="2777" w:type="dxa"/>
            <w:vAlign w:val="center"/>
          </w:tcPr>
          <w:p w14:paraId="07279B3C" w14:textId="169F9623" w:rsidR="002F52CA" w:rsidRPr="0045501B" w:rsidRDefault="002F52CA" w:rsidP="0045501B">
            <w:pPr>
              <w:pStyle w:val="TE-CorpoTabela"/>
            </w:pPr>
            <w:r w:rsidRPr="0045501B">
              <w:t>PRIORIDADE</w:t>
            </w:r>
          </w:p>
        </w:tc>
      </w:tr>
      <w:tr w:rsidR="004F1B7B" w:rsidRPr="00BF4333" w14:paraId="03F5210B" w14:textId="77777777" w:rsidTr="002F52CA">
        <w:tc>
          <w:tcPr>
            <w:tcW w:w="562" w:type="dxa"/>
          </w:tcPr>
          <w:p w14:paraId="11587BE2" w14:textId="6E0160E2" w:rsidR="004F1B7B" w:rsidRPr="00BF4333" w:rsidRDefault="004F1B7B" w:rsidP="0045501B">
            <w:pPr>
              <w:pStyle w:val="TE-CorpoTabela"/>
            </w:pPr>
            <w:r w:rsidRPr="00BF4333">
              <w:t>1</w:t>
            </w:r>
          </w:p>
        </w:tc>
        <w:tc>
          <w:tcPr>
            <w:tcW w:w="5013" w:type="dxa"/>
          </w:tcPr>
          <w:p w14:paraId="0A9535A4" w14:textId="33A1E175" w:rsidR="004F1B7B" w:rsidRPr="00BF4333" w:rsidRDefault="004F1B7B" w:rsidP="0045501B">
            <w:pPr>
              <w:pStyle w:val="TE-CorpoTabela"/>
            </w:pPr>
            <w:r w:rsidRPr="00BF4333">
              <w:t xml:space="preserve">Desenvolvimento de um layout para o sistema. </w:t>
            </w:r>
          </w:p>
        </w:tc>
        <w:tc>
          <w:tcPr>
            <w:tcW w:w="2777" w:type="dxa"/>
          </w:tcPr>
          <w:p w14:paraId="19379252" w14:textId="29626507" w:rsidR="004F1B7B" w:rsidRPr="00BF4333" w:rsidRDefault="00413AF1" w:rsidP="0045501B">
            <w:pPr>
              <w:pStyle w:val="TE-CorpoTabela"/>
            </w:pPr>
            <w:r w:rsidRPr="00BF4333">
              <w:t>8</w:t>
            </w:r>
          </w:p>
        </w:tc>
      </w:tr>
      <w:tr w:rsidR="00413AF1" w:rsidRPr="00BF4333" w14:paraId="73B9C2FF" w14:textId="77777777" w:rsidTr="002F52CA">
        <w:tc>
          <w:tcPr>
            <w:tcW w:w="562" w:type="dxa"/>
          </w:tcPr>
          <w:p w14:paraId="6343033C" w14:textId="387A9D35" w:rsidR="00413AF1" w:rsidRPr="00BF4333" w:rsidRDefault="00413AF1" w:rsidP="0045501B">
            <w:pPr>
              <w:pStyle w:val="TE-CorpoTabela"/>
            </w:pPr>
            <w:r w:rsidRPr="00BF4333">
              <w:t>2</w:t>
            </w:r>
          </w:p>
        </w:tc>
        <w:tc>
          <w:tcPr>
            <w:tcW w:w="5013" w:type="dxa"/>
          </w:tcPr>
          <w:p w14:paraId="1CDFF4B5" w14:textId="53020733" w:rsidR="00413AF1" w:rsidRPr="00BF4333" w:rsidRDefault="00413AF1" w:rsidP="0045501B">
            <w:pPr>
              <w:pStyle w:val="TE-CorpoTabela"/>
            </w:pPr>
            <w:r w:rsidRPr="00BF4333">
              <w:t>Realizar cadastro, edição e exclusão de usuários.</w:t>
            </w:r>
          </w:p>
        </w:tc>
        <w:tc>
          <w:tcPr>
            <w:tcW w:w="2777" w:type="dxa"/>
          </w:tcPr>
          <w:p w14:paraId="56BB8A69" w14:textId="236212FF" w:rsidR="00413AF1" w:rsidRPr="00BF4333" w:rsidRDefault="00413AF1" w:rsidP="0045501B">
            <w:pPr>
              <w:pStyle w:val="TE-CorpoTabela"/>
            </w:pPr>
            <w:r w:rsidRPr="00BF4333">
              <w:t>9</w:t>
            </w:r>
          </w:p>
        </w:tc>
      </w:tr>
      <w:tr w:rsidR="00413AF1" w:rsidRPr="00BF4333" w14:paraId="6D3886F0" w14:textId="77777777" w:rsidTr="002F52CA">
        <w:tc>
          <w:tcPr>
            <w:tcW w:w="562" w:type="dxa"/>
          </w:tcPr>
          <w:p w14:paraId="469A5F60" w14:textId="2C9D9DF9" w:rsidR="00413AF1" w:rsidRPr="00BF4333" w:rsidRDefault="00413AF1" w:rsidP="0045501B">
            <w:pPr>
              <w:pStyle w:val="TE-CorpoTabela"/>
            </w:pPr>
            <w:r w:rsidRPr="00BF4333">
              <w:t>3</w:t>
            </w:r>
          </w:p>
        </w:tc>
        <w:tc>
          <w:tcPr>
            <w:tcW w:w="5013" w:type="dxa"/>
          </w:tcPr>
          <w:p w14:paraId="2B49CFE6" w14:textId="3E7A6C57" w:rsidR="00413AF1" w:rsidRPr="00BF4333" w:rsidRDefault="00413AF1" w:rsidP="0045501B">
            <w:pPr>
              <w:pStyle w:val="TE-CorpoTabela"/>
            </w:pPr>
            <w:r w:rsidRPr="00BF4333">
              <w:t>Realizar cadastro, edição e exclusão de turmas.</w:t>
            </w:r>
          </w:p>
        </w:tc>
        <w:tc>
          <w:tcPr>
            <w:tcW w:w="2777" w:type="dxa"/>
          </w:tcPr>
          <w:p w14:paraId="49B98538" w14:textId="4EE36166" w:rsidR="00413AF1" w:rsidRPr="00BF4333" w:rsidRDefault="00413AF1" w:rsidP="0045501B">
            <w:pPr>
              <w:pStyle w:val="TE-CorpoTabela"/>
            </w:pPr>
            <w:r w:rsidRPr="00BF4333">
              <w:t>9</w:t>
            </w:r>
          </w:p>
        </w:tc>
      </w:tr>
      <w:tr w:rsidR="0050030B" w:rsidRPr="00BF4333" w14:paraId="653EB0A8" w14:textId="77777777" w:rsidTr="002F52CA">
        <w:tc>
          <w:tcPr>
            <w:tcW w:w="562" w:type="dxa"/>
          </w:tcPr>
          <w:p w14:paraId="1B36777F" w14:textId="3CA4900E" w:rsidR="0050030B" w:rsidRPr="00BF4333" w:rsidRDefault="0050030B" w:rsidP="0045501B">
            <w:pPr>
              <w:pStyle w:val="TE-CorpoTabela"/>
            </w:pPr>
            <w:r w:rsidRPr="00BF4333">
              <w:t>4</w:t>
            </w:r>
          </w:p>
        </w:tc>
        <w:tc>
          <w:tcPr>
            <w:tcW w:w="5013" w:type="dxa"/>
          </w:tcPr>
          <w:p w14:paraId="139310FE" w14:textId="3F4F6884" w:rsidR="0050030B" w:rsidRPr="00BF4333" w:rsidRDefault="0050030B" w:rsidP="0045501B">
            <w:pPr>
              <w:pStyle w:val="TE-CorpoTabela"/>
            </w:pPr>
            <w:r w:rsidRPr="00BF4333">
              <w:t>Realizar vínculo, entre turmas e regentes</w:t>
            </w:r>
          </w:p>
        </w:tc>
        <w:tc>
          <w:tcPr>
            <w:tcW w:w="2777" w:type="dxa"/>
          </w:tcPr>
          <w:p w14:paraId="0BFF8930" w14:textId="6469746E" w:rsidR="0050030B" w:rsidRPr="00BF4333" w:rsidRDefault="0050030B" w:rsidP="0045501B">
            <w:pPr>
              <w:pStyle w:val="TE-CorpoTabela"/>
            </w:pPr>
            <w:r w:rsidRPr="00BF4333">
              <w:t>10</w:t>
            </w:r>
          </w:p>
        </w:tc>
      </w:tr>
      <w:tr w:rsidR="00413AF1" w:rsidRPr="00BF4333" w14:paraId="1105B88C" w14:textId="77777777" w:rsidTr="002F52CA">
        <w:tc>
          <w:tcPr>
            <w:tcW w:w="562" w:type="dxa"/>
          </w:tcPr>
          <w:p w14:paraId="1A0EF6EE" w14:textId="3188615C" w:rsidR="00413AF1" w:rsidRPr="00BF4333" w:rsidRDefault="0050030B" w:rsidP="0045501B">
            <w:pPr>
              <w:pStyle w:val="TE-CorpoTabela"/>
            </w:pPr>
            <w:r w:rsidRPr="00BF4333">
              <w:t>5</w:t>
            </w:r>
          </w:p>
        </w:tc>
        <w:tc>
          <w:tcPr>
            <w:tcW w:w="5013" w:type="dxa"/>
          </w:tcPr>
          <w:p w14:paraId="4B23B7AA" w14:textId="6C6F9BA6" w:rsidR="00413AF1" w:rsidRPr="00BF4333" w:rsidRDefault="00413AF1" w:rsidP="0045501B">
            <w:pPr>
              <w:pStyle w:val="TE-CorpoTabela"/>
            </w:pPr>
            <w:r w:rsidRPr="00BF4333">
              <w:t>Realizar cadastro, edição e exclusão de alunos.</w:t>
            </w:r>
          </w:p>
        </w:tc>
        <w:tc>
          <w:tcPr>
            <w:tcW w:w="2777" w:type="dxa"/>
          </w:tcPr>
          <w:p w14:paraId="3449DF3B" w14:textId="05C15EEE" w:rsidR="00413AF1" w:rsidRPr="00BF4333" w:rsidRDefault="00413AF1" w:rsidP="0045501B">
            <w:pPr>
              <w:pStyle w:val="TE-CorpoTabela"/>
            </w:pPr>
            <w:r w:rsidRPr="00BF4333">
              <w:t>9</w:t>
            </w:r>
          </w:p>
        </w:tc>
      </w:tr>
      <w:tr w:rsidR="00413AF1" w:rsidRPr="00BF4333" w14:paraId="6EFCA57C" w14:textId="77777777" w:rsidTr="002F52CA">
        <w:tc>
          <w:tcPr>
            <w:tcW w:w="562" w:type="dxa"/>
          </w:tcPr>
          <w:p w14:paraId="7C771E9F" w14:textId="585716A7" w:rsidR="00413AF1" w:rsidRPr="00BF4333" w:rsidRDefault="0050030B" w:rsidP="0045501B">
            <w:pPr>
              <w:pStyle w:val="TE-CorpoTabela"/>
            </w:pPr>
            <w:r w:rsidRPr="00BF4333">
              <w:t>6</w:t>
            </w:r>
          </w:p>
        </w:tc>
        <w:tc>
          <w:tcPr>
            <w:tcW w:w="5013" w:type="dxa"/>
          </w:tcPr>
          <w:p w14:paraId="00DEAD15" w14:textId="1BBA9645" w:rsidR="00413AF1" w:rsidRPr="00BF4333" w:rsidRDefault="00413AF1" w:rsidP="0045501B">
            <w:pPr>
              <w:pStyle w:val="TE-CorpoTabela"/>
            </w:pPr>
            <w:r w:rsidRPr="00BF4333">
              <w:t>Realizar vínculo, entre alunos e turmas</w:t>
            </w:r>
          </w:p>
        </w:tc>
        <w:tc>
          <w:tcPr>
            <w:tcW w:w="2777" w:type="dxa"/>
          </w:tcPr>
          <w:p w14:paraId="79A2A0B8" w14:textId="7175E03C" w:rsidR="0025141E" w:rsidRPr="00BF4333" w:rsidRDefault="0025141E" w:rsidP="0045501B">
            <w:pPr>
              <w:pStyle w:val="TE-CorpoTabela"/>
            </w:pPr>
            <w:r w:rsidRPr="00BF4333">
              <w:t>10</w:t>
            </w:r>
          </w:p>
        </w:tc>
      </w:tr>
      <w:tr w:rsidR="0025141E" w:rsidRPr="00BF4333" w14:paraId="54F576AD" w14:textId="77777777" w:rsidTr="002F52CA">
        <w:tc>
          <w:tcPr>
            <w:tcW w:w="562" w:type="dxa"/>
          </w:tcPr>
          <w:p w14:paraId="49B237C7" w14:textId="296D6B24" w:rsidR="0025141E" w:rsidRPr="00BF4333" w:rsidRDefault="0050030B" w:rsidP="0045501B">
            <w:pPr>
              <w:pStyle w:val="TE-CorpoTabela"/>
            </w:pPr>
            <w:r w:rsidRPr="00BF4333">
              <w:t>7</w:t>
            </w:r>
          </w:p>
        </w:tc>
        <w:tc>
          <w:tcPr>
            <w:tcW w:w="5013" w:type="dxa"/>
          </w:tcPr>
          <w:p w14:paraId="5512A70E" w14:textId="4E15D91A" w:rsidR="0025141E" w:rsidRPr="00BF4333" w:rsidRDefault="0025141E" w:rsidP="0045501B">
            <w:pPr>
              <w:pStyle w:val="TE-CorpoTabela"/>
            </w:pPr>
            <w:r w:rsidRPr="00BF4333">
              <w:t>Realizar cadastro, edição e exclusão de disciplinas.</w:t>
            </w:r>
          </w:p>
        </w:tc>
        <w:tc>
          <w:tcPr>
            <w:tcW w:w="2777" w:type="dxa"/>
          </w:tcPr>
          <w:p w14:paraId="479FB527" w14:textId="697E65F5" w:rsidR="0025141E" w:rsidRPr="00BF4333" w:rsidRDefault="0025141E" w:rsidP="0045501B">
            <w:pPr>
              <w:pStyle w:val="TE-CorpoTabela"/>
            </w:pPr>
            <w:r w:rsidRPr="00BF4333">
              <w:t>9</w:t>
            </w:r>
          </w:p>
        </w:tc>
      </w:tr>
      <w:tr w:rsidR="0025141E" w:rsidRPr="00BF4333" w14:paraId="400F6559" w14:textId="77777777" w:rsidTr="002F52CA">
        <w:tc>
          <w:tcPr>
            <w:tcW w:w="562" w:type="dxa"/>
          </w:tcPr>
          <w:p w14:paraId="775FF8B0" w14:textId="474BF04E" w:rsidR="0025141E" w:rsidRPr="00BF4333" w:rsidRDefault="0050030B" w:rsidP="0045501B">
            <w:pPr>
              <w:pStyle w:val="TE-CorpoTabela"/>
            </w:pPr>
            <w:r w:rsidRPr="00BF4333">
              <w:t>8</w:t>
            </w:r>
          </w:p>
        </w:tc>
        <w:tc>
          <w:tcPr>
            <w:tcW w:w="5013" w:type="dxa"/>
          </w:tcPr>
          <w:p w14:paraId="37D46A34" w14:textId="10FCC004" w:rsidR="0025141E" w:rsidRPr="00BF4333" w:rsidRDefault="0025141E" w:rsidP="0045501B">
            <w:pPr>
              <w:pStyle w:val="TE-CorpoTabela"/>
            </w:pPr>
            <w:r w:rsidRPr="00BF4333">
              <w:t>Realizar vínculo, entre disciplinas e turmas</w:t>
            </w:r>
          </w:p>
        </w:tc>
        <w:tc>
          <w:tcPr>
            <w:tcW w:w="2777" w:type="dxa"/>
          </w:tcPr>
          <w:p w14:paraId="6AFB26E1" w14:textId="3375FC79" w:rsidR="0025141E" w:rsidRPr="00BF4333" w:rsidRDefault="0025141E" w:rsidP="0045501B">
            <w:pPr>
              <w:pStyle w:val="TE-CorpoTabela"/>
            </w:pPr>
            <w:r w:rsidRPr="00BF4333">
              <w:t>10</w:t>
            </w:r>
          </w:p>
        </w:tc>
      </w:tr>
      <w:tr w:rsidR="0025141E" w:rsidRPr="00BF4333" w14:paraId="1D4D6216" w14:textId="77777777" w:rsidTr="002F52CA">
        <w:tc>
          <w:tcPr>
            <w:tcW w:w="562" w:type="dxa"/>
          </w:tcPr>
          <w:p w14:paraId="3A0EECA6" w14:textId="330119BE" w:rsidR="0025141E" w:rsidRPr="00BF4333" w:rsidRDefault="0050030B" w:rsidP="0045501B">
            <w:pPr>
              <w:pStyle w:val="TE-CorpoTabela"/>
            </w:pPr>
            <w:r w:rsidRPr="00BF4333">
              <w:t>9</w:t>
            </w:r>
          </w:p>
        </w:tc>
        <w:tc>
          <w:tcPr>
            <w:tcW w:w="5013" w:type="dxa"/>
          </w:tcPr>
          <w:p w14:paraId="69997817" w14:textId="0267B142" w:rsidR="0025141E" w:rsidRPr="00BF4333" w:rsidRDefault="0025141E" w:rsidP="0045501B">
            <w:pPr>
              <w:pStyle w:val="TE-CorpoTabela"/>
            </w:pPr>
            <w:r w:rsidRPr="00BF4333">
              <w:t>Realizar cadastro, edição e exclusão de avaliações.</w:t>
            </w:r>
          </w:p>
        </w:tc>
        <w:tc>
          <w:tcPr>
            <w:tcW w:w="2777" w:type="dxa"/>
          </w:tcPr>
          <w:p w14:paraId="3FA0F7C0" w14:textId="4F8C81D6" w:rsidR="0025141E" w:rsidRPr="00BF4333" w:rsidRDefault="0025141E" w:rsidP="0045501B">
            <w:pPr>
              <w:pStyle w:val="TE-CorpoTabela"/>
            </w:pPr>
            <w:r w:rsidRPr="00BF4333">
              <w:t>9</w:t>
            </w:r>
          </w:p>
        </w:tc>
      </w:tr>
      <w:tr w:rsidR="009775EB" w:rsidRPr="00BF4333" w14:paraId="2F16D831" w14:textId="77777777" w:rsidTr="002F52CA">
        <w:tc>
          <w:tcPr>
            <w:tcW w:w="562" w:type="dxa"/>
          </w:tcPr>
          <w:p w14:paraId="2B6984DA" w14:textId="752C2581" w:rsidR="009775EB" w:rsidRPr="00BF4333" w:rsidRDefault="009775EB" w:rsidP="0045501B">
            <w:pPr>
              <w:pStyle w:val="TE-CorpoTabela"/>
            </w:pPr>
            <w:r w:rsidRPr="00BF4333">
              <w:t>10</w:t>
            </w:r>
          </w:p>
        </w:tc>
        <w:tc>
          <w:tcPr>
            <w:tcW w:w="5013" w:type="dxa"/>
          </w:tcPr>
          <w:p w14:paraId="0A1A7A3D" w14:textId="39A7AB3F" w:rsidR="009775EB" w:rsidRPr="00BF4333" w:rsidRDefault="009775EB" w:rsidP="0045501B">
            <w:pPr>
              <w:pStyle w:val="TE-CorpoTabela"/>
            </w:pPr>
            <w:r w:rsidRPr="00BF4333">
              <w:t>Realizar vínculo entre avaliação e disciplina.</w:t>
            </w:r>
          </w:p>
        </w:tc>
        <w:tc>
          <w:tcPr>
            <w:tcW w:w="2777" w:type="dxa"/>
          </w:tcPr>
          <w:p w14:paraId="34D01DE0" w14:textId="70615126" w:rsidR="009775EB" w:rsidRPr="00BF4333" w:rsidRDefault="009775EB" w:rsidP="0045501B">
            <w:pPr>
              <w:pStyle w:val="TE-CorpoTabela"/>
            </w:pPr>
            <w:r w:rsidRPr="00BF4333">
              <w:t>10</w:t>
            </w:r>
          </w:p>
        </w:tc>
      </w:tr>
      <w:tr w:rsidR="009775EB" w:rsidRPr="00BF4333" w14:paraId="0B340DC1" w14:textId="77777777" w:rsidTr="002F52CA">
        <w:tc>
          <w:tcPr>
            <w:tcW w:w="562" w:type="dxa"/>
          </w:tcPr>
          <w:p w14:paraId="52617C55" w14:textId="4CF5B21F" w:rsidR="009775EB" w:rsidRPr="00BF4333" w:rsidRDefault="009775EB" w:rsidP="0045501B">
            <w:pPr>
              <w:pStyle w:val="TE-CorpoTabela"/>
            </w:pPr>
            <w:r w:rsidRPr="00BF4333">
              <w:t>11</w:t>
            </w:r>
          </w:p>
        </w:tc>
        <w:tc>
          <w:tcPr>
            <w:tcW w:w="5013" w:type="dxa"/>
          </w:tcPr>
          <w:p w14:paraId="00EBA113" w14:textId="08BF2129" w:rsidR="009775EB" w:rsidRPr="00BF4333" w:rsidRDefault="009775EB" w:rsidP="0045501B">
            <w:pPr>
              <w:pStyle w:val="TE-CorpoTabela"/>
            </w:pPr>
            <w:r w:rsidRPr="00BF4333">
              <w:t xml:space="preserve">Realizar vínculo entre avaliação e turmas </w:t>
            </w:r>
          </w:p>
        </w:tc>
        <w:tc>
          <w:tcPr>
            <w:tcW w:w="2777" w:type="dxa"/>
          </w:tcPr>
          <w:p w14:paraId="6A8F015C" w14:textId="2767E9D4" w:rsidR="009775EB" w:rsidRPr="00BF4333" w:rsidRDefault="009775EB" w:rsidP="0045501B">
            <w:pPr>
              <w:pStyle w:val="TE-CorpoTabela"/>
            </w:pPr>
            <w:r w:rsidRPr="00BF4333">
              <w:t>10</w:t>
            </w:r>
          </w:p>
        </w:tc>
      </w:tr>
      <w:tr w:rsidR="009775EB" w:rsidRPr="00BF4333" w14:paraId="1AF45A66" w14:textId="77777777" w:rsidTr="002F52CA">
        <w:tc>
          <w:tcPr>
            <w:tcW w:w="562" w:type="dxa"/>
          </w:tcPr>
          <w:p w14:paraId="32D92BC5" w14:textId="6ECAACF3" w:rsidR="009775EB" w:rsidRPr="00BF4333" w:rsidRDefault="009775EB" w:rsidP="0045501B">
            <w:pPr>
              <w:pStyle w:val="TE-CorpoTabela"/>
            </w:pPr>
            <w:r w:rsidRPr="00BF4333">
              <w:t>12</w:t>
            </w:r>
          </w:p>
        </w:tc>
        <w:tc>
          <w:tcPr>
            <w:tcW w:w="5013" w:type="dxa"/>
          </w:tcPr>
          <w:p w14:paraId="5070EF6B" w14:textId="0838315F" w:rsidR="009775EB" w:rsidRPr="00BF4333" w:rsidRDefault="009775EB" w:rsidP="0045501B">
            <w:pPr>
              <w:pStyle w:val="TE-CorpoTabela"/>
            </w:pPr>
            <w:r w:rsidRPr="00BF4333">
              <w:t>Permitir a função de habilitar e desabilitar as avalições cadastradas</w:t>
            </w:r>
          </w:p>
        </w:tc>
        <w:tc>
          <w:tcPr>
            <w:tcW w:w="2777" w:type="dxa"/>
          </w:tcPr>
          <w:p w14:paraId="179DC752" w14:textId="7059E341" w:rsidR="009775EB" w:rsidRPr="00BF4333" w:rsidRDefault="009775EB" w:rsidP="0045501B">
            <w:pPr>
              <w:pStyle w:val="TE-CorpoTabela"/>
            </w:pPr>
            <w:r w:rsidRPr="00BF4333">
              <w:t>10</w:t>
            </w:r>
          </w:p>
        </w:tc>
      </w:tr>
    </w:tbl>
    <w:p w14:paraId="4284893A" w14:textId="48EA7B93" w:rsidR="009775EB" w:rsidRPr="0084588F" w:rsidDel="00B70E28" w:rsidRDefault="009775EB" w:rsidP="0045501B">
      <w:pPr>
        <w:pStyle w:val="TE-FonteFiguraQuadroTabela"/>
        <w:jc w:val="left"/>
      </w:pPr>
    </w:p>
    <w:p w14:paraId="74BC320E" w14:textId="0762257D" w:rsidR="009775EB" w:rsidRPr="0084588F" w:rsidRDefault="009775EB">
      <w:pPr>
        <w:pStyle w:val="TE-FonteFiguraQuadroTabela"/>
      </w:pPr>
      <w:r w:rsidRPr="0084588F">
        <w:t>(FONTE: PRÓPRIO AUTOR, 2018)</w:t>
      </w:r>
    </w:p>
    <w:p w14:paraId="5B44D911" w14:textId="5B605AAA" w:rsidR="009775EB" w:rsidRDefault="007F64A8" w:rsidP="009775EB">
      <w:pPr>
        <w:pStyle w:val="T2-TituloSecundario"/>
      </w:pPr>
      <w:bookmarkStart w:id="257" w:name="_Toc531976649"/>
      <w:r>
        <w:t>Histórias de u</w:t>
      </w:r>
      <w:r w:rsidR="009775EB" w:rsidRPr="009775EB">
        <w:t>suário</w:t>
      </w:r>
      <w:r>
        <w:t>s</w:t>
      </w:r>
      <w:bookmarkEnd w:id="257"/>
    </w:p>
    <w:p w14:paraId="10575C34" w14:textId="31BDB3BB" w:rsidR="007424B5" w:rsidRDefault="007424B5" w:rsidP="007424B5">
      <w:pPr>
        <w:pStyle w:val="TE-Normal"/>
      </w:pPr>
      <w:r>
        <w:lastRenderedPageBreak/>
        <w:t xml:space="preserve">O Quadro </w:t>
      </w:r>
      <w:r w:rsidR="00432609">
        <w:t>2</w:t>
      </w:r>
      <w:r w:rsidR="00432609" w:rsidRPr="007424B5">
        <w:t xml:space="preserve"> </w:t>
      </w:r>
      <w:r w:rsidRPr="007424B5">
        <w:t xml:space="preserve">apresenta as histórias de usuário </w:t>
      </w:r>
      <w:r>
        <w:t>que serão empregadas no</w:t>
      </w:r>
      <w:r w:rsidRPr="007424B5">
        <w:t xml:space="preserve"> desenvolvimento do projeto, </w:t>
      </w:r>
      <w:r>
        <w:t>aplicando</w:t>
      </w:r>
      <w:r w:rsidRPr="007424B5">
        <w:t xml:space="preserve"> uma priorização de 0 a 10, sendo que quanto maior o valor, maior a prioridade, e a estimativa da realização de determinada história de usuário em horas.</w:t>
      </w:r>
      <w:r w:rsidR="0084588F">
        <w:t xml:space="preserve"> </w:t>
      </w:r>
    </w:p>
    <w:p w14:paraId="1DB98B40" w14:textId="58F4C467" w:rsidR="00E12009" w:rsidRDefault="00BF4333" w:rsidP="0045501B">
      <w:pPr>
        <w:pStyle w:val="TE-LegendaQuadro"/>
      </w:pPr>
      <w:bookmarkStart w:id="258" w:name="_Toc528068247"/>
      <w:bookmarkStart w:id="259" w:name="_Toc531970223"/>
      <w:bookmarkEnd w:id="258"/>
      <w:r>
        <w:t>Histórias de usuário</w:t>
      </w:r>
      <w:bookmarkEnd w:id="259"/>
    </w:p>
    <w:tbl>
      <w:tblPr>
        <w:tblStyle w:val="Tabelacomgrade"/>
        <w:tblW w:w="0" w:type="auto"/>
        <w:tblLayout w:type="fixed"/>
        <w:tblLook w:val="04A0" w:firstRow="1" w:lastRow="0" w:firstColumn="1" w:lastColumn="0" w:noHBand="0" w:noVBand="1"/>
      </w:tblPr>
      <w:tblGrid>
        <w:gridCol w:w="1696"/>
        <w:gridCol w:w="4111"/>
        <w:gridCol w:w="1559"/>
        <w:gridCol w:w="1695"/>
      </w:tblGrid>
      <w:tr w:rsidR="007424B5" w14:paraId="2E82DBC2" w14:textId="77777777" w:rsidTr="0045501B">
        <w:tc>
          <w:tcPr>
            <w:tcW w:w="1696" w:type="dxa"/>
            <w:vAlign w:val="center"/>
          </w:tcPr>
          <w:p w14:paraId="10474EAB" w14:textId="2E50B3D8" w:rsidR="007424B5" w:rsidRPr="0045501B" w:rsidRDefault="007424B5" w:rsidP="0045501B">
            <w:pPr>
              <w:pStyle w:val="TE-CorpoTabela"/>
              <w:rPr>
                <w:b/>
              </w:rPr>
            </w:pPr>
            <w:r w:rsidRPr="0045501B">
              <w:rPr>
                <w:b/>
              </w:rPr>
              <w:t>ID</w:t>
            </w:r>
          </w:p>
        </w:tc>
        <w:tc>
          <w:tcPr>
            <w:tcW w:w="4111" w:type="dxa"/>
            <w:vAlign w:val="center"/>
          </w:tcPr>
          <w:p w14:paraId="1AA1BE5B" w14:textId="6910254E" w:rsidR="007424B5" w:rsidRPr="0045501B" w:rsidRDefault="007424B5" w:rsidP="0045501B">
            <w:pPr>
              <w:pStyle w:val="TE-CorpoTabela"/>
              <w:rPr>
                <w:b/>
              </w:rPr>
            </w:pPr>
            <w:r w:rsidRPr="0045501B">
              <w:rPr>
                <w:b/>
              </w:rPr>
              <w:t>DESCRIÇÃO</w:t>
            </w:r>
          </w:p>
        </w:tc>
        <w:tc>
          <w:tcPr>
            <w:tcW w:w="1559" w:type="dxa"/>
            <w:vAlign w:val="center"/>
          </w:tcPr>
          <w:p w14:paraId="4A10606E" w14:textId="2B741840" w:rsidR="007424B5" w:rsidRPr="0045501B" w:rsidRDefault="007424B5" w:rsidP="0045501B">
            <w:pPr>
              <w:pStyle w:val="TE-CorpoTabela"/>
              <w:rPr>
                <w:b/>
              </w:rPr>
            </w:pPr>
            <w:r w:rsidRPr="0045501B">
              <w:rPr>
                <w:b/>
              </w:rPr>
              <w:t>PRIORIDADE</w:t>
            </w:r>
          </w:p>
        </w:tc>
        <w:tc>
          <w:tcPr>
            <w:tcW w:w="1695" w:type="dxa"/>
            <w:vAlign w:val="center"/>
          </w:tcPr>
          <w:p w14:paraId="71503EB7" w14:textId="1FD30CD8" w:rsidR="007424B5" w:rsidRPr="0045501B" w:rsidRDefault="007424B5" w:rsidP="0045501B">
            <w:pPr>
              <w:pStyle w:val="TE-CorpoTabela"/>
              <w:rPr>
                <w:b/>
              </w:rPr>
            </w:pPr>
            <w:r w:rsidRPr="0045501B">
              <w:rPr>
                <w:b/>
              </w:rPr>
              <w:t>ESTIMATIVA</w:t>
            </w:r>
          </w:p>
        </w:tc>
      </w:tr>
      <w:tr w:rsidR="007424B5" w14:paraId="46923095" w14:textId="77777777" w:rsidTr="0045501B">
        <w:tc>
          <w:tcPr>
            <w:tcW w:w="1696" w:type="dxa"/>
            <w:vAlign w:val="center"/>
          </w:tcPr>
          <w:p w14:paraId="0C123B72" w14:textId="441F0CAE" w:rsidR="007424B5" w:rsidRPr="007424B5" w:rsidRDefault="007424B5" w:rsidP="0045501B">
            <w:pPr>
              <w:pStyle w:val="TE-CorpoTabela"/>
            </w:pPr>
            <w:r>
              <w:t xml:space="preserve">001 </w:t>
            </w:r>
            <w:r w:rsidR="005F05F3">
              <w:t>Cadastro de usu</w:t>
            </w:r>
            <w:r w:rsidR="00882F90">
              <w:t>ário</w:t>
            </w:r>
          </w:p>
        </w:tc>
        <w:tc>
          <w:tcPr>
            <w:tcW w:w="4111" w:type="dxa"/>
            <w:vAlign w:val="center"/>
          </w:tcPr>
          <w:p w14:paraId="327F2B27" w14:textId="074217FE" w:rsidR="007424B5" w:rsidRPr="005F05F3" w:rsidRDefault="005F05F3" w:rsidP="0045501B">
            <w:pPr>
              <w:pStyle w:val="TE-CorpoTabela"/>
            </w:pPr>
            <w:r>
              <w:t>Como coordenador de curso quero poder cadastrar os usu</w:t>
            </w:r>
            <w:r w:rsidR="00BB76AD">
              <w:t>ários, podendo ser classificados por níveis de coordenador, regente e professor</w:t>
            </w:r>
            <w:r w:rsidR="0050030B">
              <w:t xml:space="preserve">, para que o </w:t>
            </w:r>
            <w:r w:rsidR="00230B0A">
              <w:t>acesso</w:t>
            </w:r>
            <w:r w:rsidR="0050030B">
              <w:t xml:space="preserve"> seja diferenciado para cada nível.</w:t>
            </w:r>
          </w:p>
        </w:tc>
        <w:tc>
          <w:tcPr>
            <w:tcW w:w="1559" w:type="dxa"/>
            <w:vAlign w:val="center"/>
          </w:tcPr>
          <w:p w14:paraId="53A74D7C" w14:textId="0671FFF7" w:rsidR="007424B5" w:rsidRPr="00AA3FA4" w:rsidRDefault="00AA3FA4" w:rsidP="0045501B">
            <w:pPr>
              <w:pStyle w:val="TE-CorpoTabela"/>
            </w:pPr>
            <w:r>
              <w:t>10</w:t>
            </w:r>
          </w:p>
        </w:tc>
        <w:tc>
          <w:tcPr>
            <w:tcW w:w="1695" w:type="dxa"/>
            <w:vAlign w:val="center"/>
          </w:tcPr>
          <w:p w14:paraId="5454717A" w14:textId="699EEC96" w:rsidR="007424B5" w:rsidRPr="005F05F3" w:rsidRDefault="00990FAF" w:rsidP="0045501B">
            <w:pPr>
              <w:pStyle w:val="TE-CorpoTabela"/>
            </w:pPr>
            <w:r>
              <w:t>15</w:t>
            </w:r>
          </w:p>
        </w:tc>
      </w:tr>
      <w:tr w:rsidR="005F05F3" w14:paraId="6805AA3A" w14:textId="77777777" w:rsidTr="0045501B">
        <w:tc>
          <w:tcPr>
            <w:tcW w:w="1696" w:type="dxa"/>
            <w:vAlign w:val="center"/>
          </w:tcPr>
          <w:p w14:paraId="76352B8F" w14:textId="1AABD443" w:rsidR="005F05F3" w:rsidRDefault="005F05F3" w:rsidP="0045501B">
            <w:pPr>
              <w:pStyle w:val="TE-CorpoTabela"/>
            </w:pPr>
            <w:r>
              <w:t xml:space="preserve">002 </w:t>
            </w:r>
            <w:r w:rsidR="00BB76AD">
              <w:t>Edição de usu</w:t>
            </w:r>
            <w:r w:rsidR="00882F90">
              <w:t>ário</w:t>
            </w:r>
          </w:p>
        </w:tc>
        <w:tc>
          <w:tcPr>
            <w:tcW w:w="4111" w:type="dxa"/>
            <w:vAlign w:val="center"/>
          </w:tcPr>
          <w:p w14:paraId="70D4F758" w14:textId="7DD6E199" w:rsidR="005F05F3" w:rsidRDefault="00BB76AD" w:rsidP="0045501B">
            <w:pPr>
              <w:pStyle w:val="TE-CorpoTabela"/>
            </w:pPr>
            <w:r>
              <w:t>Como coordenador de curso quero poder editar um usuário cadastrado, para que na eventualidade de algum erro ou mudança, eu possa alterar algum dado.</w:t>
            </w:r>
          </w:p>
        </w:tc>
        <w:tc>
          <w:tcPr>
            <w:tcW w:w="1559" w:type="dxa"/>
            <w:vAlign w:val="center"/>
          </w:tcPr>
          <w:p w14:paraId="3521E87A" w14:textId="58AD826E" w:rsidR="005F05F3" w:rsidRPr="00AA3FA4" w:rsidRDefault="00AA3FA4" w:rsidP="0045501B">
            <w:pPr>
              <w:pStyle w:val="TE-CorpoTabela"/>
            </w:pPr>
            <w:r>
              <w:t>9</w:t>
            </w:r>
          </w:p>
        </w:tc>
        <w:tc>
          <w:tcPr>
            <w:tcW w:w="1695" w:type="dxa"/>
            <w:vAlign w:val="center"/>
          </w:tcPr>
          <w:p w14:paraId="70E04D62" w14:textId="0DD182E1" w:rsidR="005F05F3" w:rsidRDefault="00990FAF" w:rsidP="0045501B">
            <w:pPr>
              <w:pStyle w:val="TE-CorpoTabela"/>
            </w:pPr>
            <w:r>
              <w:t>15</w:t>
            </w:r>
          </w:p>
        </w:tc>
      </w:tr>
      <w:tr w:rsidR="00BB76AD" w14:paraId="1F9FEF13" w14:textId="77777777" w:rsidTr="0045501B">
        <w:tc>
          <w:tcPr>
            <w:tcW w:w="1696" w:type="dxa"/>
            <w:vAlign w:val="center"/>
          </w:tcPr>
          <w:p w14:paraId="5C5AF8B4" w14:textId="4B013F90" w:rsidR="00BB76AD" w:rsidRDefault="00BB76AD" w:rsidP="0045501B">
            <w:pPr>
              <w:pStyle w:val="TE-CorpoTabela"/>
            </w:pPr>
            <w:r>
              <w:t>003 Exclusão de usu</w:t>
            </w:r>
            <w:r w:rsidR="00882F90">
              <w:t>ário</w:t>
            </w:r>
          </w:p>
        </w:tc>
        <w:tc>
          <w:tcPr>
            <w:tcW w:w="4111" w:type="dxa"/>
            <w:vAlign w:val="center"/>
          </w:tcPr>
          <w:p w14:paraId="2904041C" w14:textId="6F6AAB29" w:rsidR="00BB76AD" w:rsidRDefault="00BB76AD" w:rsidP="0045501B">
            <w:pPr>
              <w:pStyle w:val="TE-CorpoTabela"/>
            </w:pPr>
            <w:r>
              <w:t>Como coordenador de curso quero poder excluir um usuário.</w:t>
            </w:r>
          </w:p>
        </w:tc>
        <w:tc>
          <w:tcPr>
            <w:tcW w:w="1559" w:type="dxa"/>
            <w:vAlign w:val="center"/>
          </w:tcPr>
          <w:p w14:paraId="1A1E5D2C" w14:textId="0A4133A2" w:rsidR="00BB76AD" w:rsidRPr="00AA3FA4" w:rsidRDefault="00AA3FA4" w:rsidP="0045501B">
            <w:pPr>
              <w:pStyle w:val="TE-CorpoTabela"/>
            </w:pPr>
            <w:r>
              <w:t>9</w:t>
            </w:r>
          </w:p>
        </w:tc>
        <w:tc>
          <w:tcPr>
            <w:tcW w:w="1695" w:type="dxa"/>
            <w:vAlign w:val="center"/>
          </w:tcPr>
          <w:p w14:paraId="19E920E7" w14:textId="2C7A5EFD" w:rsidR="00BB76AD" w:rsidRDefault="00990FAF" w:rsidP="0045501B">
            <w:pPr>
              <w:pStyle w:val="TE-CorpoTabela"/>
            </w:pPr>
            <w:r>
              <w:t>5</w:t>
            </w:r>
          </w:p>
        </w:tc>
      </w:tr>
      <w:tr w:rsidR="00597636" w14:paraId="24C28421" w14:textId="77777777" w:rsidTr="0045501B">
        <w:tc>
          <w:tcPr>
            <w:tcW w:w="1696" w:type="dxa"/>
            <w:vAlign w:val="center"/>
          </w:tcPr>
          <w:p w14:paraId="08EC6AE1" w14:textId="5018AB4F" w:rsidR="00597636" w:rsidRDefault="00312EB0" w:rsidP="0045501B">
            <w:pPr>
              <w:pStyle w:val="TE-CorpoTabela"/>
            </w:pPr>
            <w:r>
              <w:t xml:space="preserve">004 </w:t>
            </w:r>
            <w:r w:rsidR="00597636">
              <w:t>Visualização de usu</w:t>
            </w:r>
            <w:r w:rsidR="00882F90">
              <w:t>ário</w:t>
            </w:r>
          </w:p>
        </w:tc>
        <w:tc>
          <w:tcPr>
            <w:tcW w:w="4111" w:type="dxa"/>
            <w:vAlign w:val="center"/>
          </w:tcPr>
          <w:p w14:paraId="70CCECB0" w14:textId="1D475B48" w:rsidR="00597636" w:rsidRDefault="00597636" w:rsidP="0045501B">
            <w:pPr>
              <w:pStyle w:val="TE-CorpoTabela"/>
            </w:pPr>
            <w:r>
              <w:t>Como coordenador de curso quero poder visualizar os usuários</w:t>
            </w:r>
            <w:r w:rsidR="00AA3FA4">
              <w:t xml:space="preserve"> já cadastrados.</w:t>
            </w:r>
          </w:p>
        </w:tc>
        <w:tc>
          <w:tcPr>
            <w:tcW w:w="1559" w:type="dxa"/>
            <w:vAlign w:val="center"/>
          </w:tcPr>
          <w:p w14:paraId="00A10990" w14:textId="026694BD" w:rsidR="00597636" w:rsidRPr="00AA3FA4" w:rsidRDefault="00AA3FA4" w:rsidP="0045501B">
            <w:pPr>
              <w:pStyle w:val="TE-CorpoTabela"/>
            </w:pPr>
            <w:r>
              <w:t>8</w:t>
            </w:r>
          </w:p>
        </w:tc>
        <w:tc>
          <w:tcPr>
            <w:tcW w:w="1695" w:type="dxa"/>
            <w:vAlign w:val="center"/>
          </w:tcPr>
          <w:p w14:paraId="3CF882E6" w14:textId="3996A537" w:rsidR="00597636" w:rsidRDefault="00990FAF" w:rsidP="0045501B">
            <w:pPr>
              <w:pStyle w:val="TE-CorpoTabela"/>
            </w:pPr>
            <w:r>
              <w:t>5</w:t>
            </w:r>
          </w:p>
        </w:tc>
      </w:tr>
      <w:tr w:rsidR="00597636" w14:paraId="2D6E3D04" w14:textId="77777777" w:rsidTr="0045501B">
        <w:tc>
          <w:tcPr>
            <w:tcW w:w="1696" w:type="dxa"/>
            <w:vAlign w:val="center"/>
          </w:tcPr>
          <w:p w14:paraId="68162183" w14:textId="5816F6BE" w:rsidR="00597636" w:rsidRDefault="0050030B" w:rsidP="0045501B">
            <w:pPr>
              <w:pStyle w:val="TE-CorpoTabela"/>
            </w:pPr>
            <w:r>
              <w:t xml:space="preserve">005 Cadastro de </w:t>
            </w:r>
            <w:r w:rsidR="00882F90">
              <w:t>turma</w:t>
            </w:r>
          </w:p>
        </w:tc>
        <w:tc>
          <w:tcPr>
            <w:tcW w:w="4111" w:type="dxa"/>
            <w:vAlign w:val="center"/>
          </w:tcPr>
          <w:p w14:paraId="341098A6" w14:textId="29B1FACC" w:rsidR="00597636" w:rsidRDefault="0050030B" w:rsidP="0045501B">
            <w:pPr>
              <w:pStyle w:val="TE-CorpoTabela"/>
            </w:pPr>
            <w:r>
              <w:t xml:space="preserve">Como coordenador de curso quero poder cadastrar as turmas, para que eu tenha um registro permanente </w:t>
            </w:r>
            <w:r w:rsidR="00322583">
              <w:t>de todas as turmas.</w:t>
            </w:r>
          </w:p>
        </w:tc>
        <w:tc>
          <w:tcPr>
            <w:tcW w:w="1559" w:type="dxa"/>
            <w:vAlign w:val="center"/>
          </w:tcPr>
          <w:p w14:paraId="7BBCEE05" w14:textId="3464C3B1" w:rsidR="00597636" w:rsidRPr="00AA3FA4" w:rsidRDefault="00AA3FA4" w:rsidP="0045501B">
            <w:pPr>
              <w:pStyle w:val="TE-CorpoTabela"/>
            </w:pPr>
            <w:r>
              <w:t>10</w:t>
            </w:r>
          </w:p>
        </w:tc>
        <w:tc>
          <w:tcPr>
            <w:tcW w:w="1695" w:type="dxa"/>
            <w:vAlign w:val="center"/>
          </w:tcPr>
          <w:p w14:paraId="1A042E3B" w14:textId="634D00A7" w:rsidR="00597636" w:rsidRDefault="00990FAF" w:rsidP="0045501B">
            <w:pPr>
              <w:pStyle w:val="TE-CorpoTabela"/>
            </w:pPr>
            <w:r>
              <w:t>15</w:t>
            </w:r>
          </w:p>
        </w:tc>
      </w:tr>
      <w:tr w:rsidR="00597636" w14:paraId="0F876E2A" w14:textId="77777777" w:rsidTr="0045501B">
        <w:tc>
          <w:tcPr>
            <w:tcW w:w="1696" w:type="dxa"/>
            <w:vAlign w:val="center"/>
          </w:tcPr>
          <w:p w14:paraId="06BD6111" w14:textId="710966F5" w:rsidR="00597636" w:rsidRDefault="00A42CF5" w:rsidP="0045501B">
            <w:pPr>
              <w:pStyle w:val="TE-CorpoTabela"/>
            </w:pPr>
            <w:r>
              <w:t>006 Vínculo de turma com usuário regente</w:t>
            </w:r>
          </w:p>
        </w:tc>
        <w:tc>
          <w:tcPr>
            <w:tcW w:w="4111" w:type="dxa"/>
            <w:vAlign w:val="center"/>
          </w:tcPr>
          <w:p w14:paraId="2A416F17" w14:textId="68B44C07" w:rsidR="00597636" w:rsidRDefault="00A42CF5" w:rsidP="0045501B">
            <w:pPr>
              <w:pStyle w:val="TE-CorpoTabela"/>
            </w:pPr>
            <w:r w:rsidRPr="009C079D">
              <w:rPr>
                <w:szCs w:val="26"/>
              </w:rPr>
              <w:t xml:space="preserve">Como um coordenador </w:t>
            </w:r>
            <w:r>
              <w:rPr>
                <w:szCs w:val="26"/>
              </w:rPr>
              <w:t xml:space="preserve">de </w:t>
            </w:r>
            <w:r w:rsidRPr="009C079D">
              <w:rPr>
                <w:szCs w:val="26"/>
              </w:rPr>
              <w:t>quero poder vincular um</w:t>
            </w:r>
            <w:r>
              <w:rPr>
                <w:szCs w:val="26"/>
              </w:rPr>
              <w:t>a</w:t>
            </w:r>
            <w:r w:rsidRPr="009C079D">
              <w:rPr>
                <w:szCs w:val="26"/>
              </w:rPr>
              <w:t xml:space="preserve"> </w:t>
            </w:r>
            <w:r>
              <w:rPr>
                <w:szCs w:val="26"/>
              </w:rPr>
              <w:t xml:space="preserve">turma </w:t>
            </w:r>
            <w:r w:rsidRPr="009C079D">
              <w:rPr>
                <w:szCs w:val="26"/>
              </w:rPr>
              <w:t xml:space="preserve">a </w:t>
            </w:r>
            <w:r>
              <w:rPr>
                <w:szCs w:val="26"/>
              </w:rPr>
              <w:t>um regente já cadastrado como usuário</w:t>
            </w:r>
            <w:r w:rsidRPr="009C079D">
              <w:rPr>
                <w:szCs w:val="26"/>
              </w:rPr>
              <w:t xml:space="preserve">, para que </w:t>
            </w:r>
            <w:r>
              <w:rPr>
                <w:szCs w:val="26"/>
              </w:rPr>
              <w:t>este possa cadastrar posteriormente os alunos</w:t>
            </w:r>
            <w:r w:rsidR="00322583">
              <w:rPr>
                <w:szCs w:val="26"/>
              </w:rPr>
              <w:t>.</w:t>
            </w:r>
          </w:p>
        </w:tc>
        <w:tc>
          <w:tcPr>
            <w:tcW w:w="1559" w:type="dxa"/>
            <w:vAlign w:val="center"/>
          </w:tcPr>
          <w:p w14:paraId="2B4F9BC0" w14:textId="18B43D84" w:rsidR="00597636" w:rsidRPr="00AA3FA4" w:rsidRDefault="00AA3FA4" w:rsidP="0045501B">
            <w:pPr>
              <w:pStyle w:val="TE-CorpoTabela"/>
            </w:pPr>
            <w:r>
              <w:t>10</w:t>
            </w:r>
          </w:p>
        </w:tc>
        <w:tc>
          <w:tcPr>
            <w:tcW w:w="1695" w:type="dxa"/>
            <w:vAlign w:val="center"/>
          </w:tcPr>
          <w:p w14:paraId="2816D8C9" w14:textId="1C1EE00F" w:rsidR="00597636" w:rsidRDefault="00990FAF" w:rsidP="0045501B">
            <w:pPr>
              <w:pStyle w:val="TE-CorpoTabela"/>
            </w:pPr>
            <w:r>
              <w:t>5</w:t>
            </w:r>
          </w:p>
        </w:tc>
      </w:tr>
      <w:tr w:rsidR="00A42CF5" w14:paraId="000F2349" w14:textId="77777777" w:rsidTr="0045501B">
        <w:tc>
          <w:tcPr>
            <w:tcW w:w="1696" w:type="dxa"/>
            <w:vAlign w:val="center"/>
          </w:tcPr>
          <w:p w14:paraId="29E284A7" w14:textId="4ADCF880" w:rsidR="00A42CF5" w:rsidRDefault="00A42CF5" w:rsidP="0045501B">
            <w:pPr>
              <w:pStyle w:val="TE-CorpoTabela"/>
            </w:pPr>
            <w:r>
              <w:t>007 Edição de turma</w:t>
            </w:r>
          </w:p>
        </w:tc>
        <w:tc>
          <w:tcPr>
            <w:tcW w:w="4111" w:type="dxa"/>
            <w:vAlign w:val="center"/>
          </w:tcPr>
          <w:p w14:paraId="7207CF1C" w14:textId="0EDBE7B8" w:rsidR="00A42CF5" w:rsidRPr="009C079D" w:rsidRDefault="00A42CF5" w:rsidP="0045501B">
            <w:pPr>
              <w:pStyle w:val="TE-CorpoTabela"/>
              <w:rPr>
                <w:szCs w:val="26"/>
              </w:rPr>
            </w:pPr>
            <w:r>
              <w:t>Como coordenador de curso quero poder editar uma turma cadastrada, para que na eventualidade de algum erro ou mudança, eu possa alterar algum dado.</w:t>
            </w:r>
          </w:p>
        </w:tc>
        <w:tc>
          <w:tcPr>
            <w:tcW w:w="1559" w:type="dxa"/>
            <w:vAlign w:val="center"/>
          </w:tcPr>
          <w:p w14:paraId="30A15A36" w14:textId="55A89DC2" w:rsidR="00A42CF5" w:rsidRPr="00AA3FA4" w:rsidRDefault="00AA3FA4" w:rsidP="0045501B">
            <w:pPr>
              <w:pStyle w:val="TE-CorpoTabela"/>
            </w:pPr>
            <w:r>
              <w:t>9</w:t>
            </w:r>
          </w:p>
        </w:tc>
        <w:tc>
          <w:tcPr>
            <w:tcW w:w="1695" w:type="dxa"/>
            <w:vAlign w:val="center"/>
          </w:tcPr>
          <w:p w14:paraId="390E98F8" w14:textId="67866DAC" w:rsidR="00A42CF5" w:rsidRDefault="00990FAF" w:rsidP="0045501B">
            <w:pPr>
              <w:pStyle w:val="TE-CorpoTabela"/>
            </w:pPr>
            <w:r>
              <w:t>15</w:t>
            </w:r>
          </w:p>
        </w:tc>
      </w:tr>
      <w:tr w:rsidR="00A42CF5" w14:paraId="25426658" w14:textId="77777777" w:rsidTr="0045501B">
        <w:tc>
          <w:tcPr>
            <w:tcW w:w="1696" w:type="dxa"/>
            <w:vAlign w:val="center"/>
          </w:tcPr>
          <w:p w14:paraId="248A685D" w14:textId="0404C6E5" w:rsidR="00A42CF5" w:rsidRDefault="0017743D" w:rsidP="0045501B">
            <w:pPr>
              <w:pStyle w:val="TE-CorpoTabela"/>
            </w:pPr>
            <w:r>
              <w:t>008</w:t>
            </w:r>
            <w:r w:rsidR="00A42CF5">
              <w:t xml:space="preserve"> Exclusão de turma</w:t>
            </w:r>
          </w:p>
        </w:tc>
        <w:tc>
          <w:tcPr>
            <w:tcW w:w="4111" w:type="dxa"/>
            <w:vAlign w:val="center"/>
          </w:tcPr>
          <w:p w14:paraId="6CD28CAD" w14:textId="0442050D" w:rsidR="00A42CF5" w:rsidRDefault="00A42CF5" w:rsidP="0045501B">
            <w:pPr>
              <w:pStyle w:val="TE-CorpoTabela"/>
            </w:pPr>
            <w:r>
              <w:t>Como coordenador de curso quero poder excluir uma turma</w:t>
            </w:r>
            <w:r w:rsidR="00425B05">
              <w:t>, desde que a mesma não possua alunos e/ou usuários com nível de regente vinculados.</w:t>
            </w:r>
          </w:p>
        </w:tc>
        <w:tc>
          <w:tcPr>
            <w:tcW w:w="1559" w:type="dxa"/>
            <w:vAlign w:val="center"/>
          </w:tcPr>
          <w:p w14:paraId="646BC155" w14:textId="40B90D25" w:rsidR="00A42CF5" w:rsidRPr="00AA3FA4" w:rsidRDefault="00AA3FA4" w:rsidP="0045501B">
            <w:pPr>
              <w:pStyle w:val="TE-CorpoTabela"/>
            </w:pPr>
            <w:r>
              <w:t>9</w:t>
            </w:r>
          </w:p>
        </w:tc>
        <w:tc>
          <w:tcPr>
            <w:tcW w:w="1695" w:type="dxa"/>
            <w:vAlign w:val="center"/>
          </w:tcPr>
          <w:p w14:paraId="14E4B6B8" w14:textId="2B2A519A" w:rsidR="00A42CF5" w:rsidRDefault="00990FAF" w:rsidP="0045501B">
            <w:pPr>
              <w:pStyle w:val="TE-CorpoTabela"/>
            </w:pPr>
            <w:r>
              <w:t>5</w:t>
            </w:r>
          </w:p>
        </w:tc>
      </w:tr>
      <w:tr w:rsidR="00AA3FA4" w14:paraId="35593468" w14:textId="77777777" w:rsidTr="0045501B">
        <w:tc>
          <w:tcPr>
            <w:tcW w:w="1696" w:type="dxa"/>
            <w:vAlign w:val="center"/>
          </w:tcPr>
          <w:p w14:paraId="59D3A93D" w14:textId="766D68CC" w:rsidR="00AA3FA4" w:rsidRDefault="00AA3FA4" w:rsidP="0045501B">
            <w:pPr>
              <w:pStyle w:val="TE-CorpoTabela"/>
            </w:pPr>
            <w:r>
              <w:t>Visualização de turma</w:t>
            </w:r>
          </w:p>
        </w:tc>
        <w:tc>
          <w:tcPr>
            <w:tcW w:w="4111" w:type="dxa"/>
            <w:vAlign w:val="center"/>
          </w:tcPr>
          <w:p w14:paraId="28107E46" w14:textId="037BC5F8" w:rsidR="00AA3FA4" w:rsidRDefault="00AA3FA4" w:rsidP="0045501B">
            <w:pPr>
              <w:pStyle w:val="TE-CorpoTabela"/>
            </w:pPr>
            <w:r>
              <w:t>Como coordenador de curso quero poder visualizar as turmas já cadastradas</w:t>
            </w:r>
          </w:p>
        </w:tc>
        <w:tc>
          <w:tcPr>
            <w:tcW w:w="1559" w:type="dxa"/>
            <w:vAlign w:val="center"/>
          </w:tcPr>
          <w:p w14:paraId="1BC9199A" w14:textId="5D70D049" w:rsidR="00AA3FA4" w:rsidRDefault="00312EB0" w:rsidP="0045501B">
            <w:pPr>
              <w:pStyle w:val="TE-CorpoTabela"/>
            </w:pPr>
            <w:r>
              <w:t>8</w:t>
            </w:r>
          </w:p>
        </w:tc>
        <w:tc>
          <w:tcPr>
            <w:tcW w:w="1695" w:type="dxa"/>
            <w:vAlign w:val="center"/>
          </w:tcPr>
          <w:p w14:paraId="0CE7D814" w14:textId="11894CED" w:rsidR="00AA3FA4" w:rsidRDefault="00990FAF" w:rsidP="0045501B">
            <w:pPr>
              <w:pStyle w:val="TE-CorpoTabela"/>
            </w:pPr>
            <w:r>
              <w:t>5</w:t>
            </w:r>
          </w:p>
        </w:tc>
      </w:tr>
      <w:tr w:rsidR="0017743D" w14:paraId="4BAE0C27" w14:textId="77777777" w:rsidTr="0045501B">
        <w:tc>
          <w:tcPr>
            <w:tcW w:w="1696" w:type="dxa"/>
            <w:vAlign w:val="center"/>
          </w:tcPr>
          <w:p w14:paraId="79A926DC" w14:textId="5ED72F3F" w:rsidR="0017743D" w:rsidRDefault="0051396C" w:rsidP="0045501B">
            <w:pPr>
              <w:pStyle w:val="TE-CorpoTabela"/>
            </w:pPr>
            <w:r>
              <w:t xml:space="preserve">009 Cadastro de </w:t>
            </w:r>
            <w:r w:rsidR="00882F90">
              <w:t>aluno</w:t>
            </w:r>
          </w:p>
        </w:tc>
        <w:tc>
          <w:tcPr>
            <w:tcW w:w="4111" w:type="dxa"/>
            <w:vAlign w:val="center"/>
          </w:tcPr>
          <w:p w14:paraId="6944B171" w14:textId="2B018DE2" w:rsidR="0017743D" w:rsidRDefault="00322583" w:rsidP="0045501B">
            <w:pPr>
              <w:pStyle w:val="TE-CorpoTabela"/>
            </w:pPr>
            <w:r>
              <w:t>Como</w:t>
            </w:r>
            <w:r w:rsidRPr="00322583">
              <w:t xml:space="preserve"> coordenador </w:t>
            </w:r>
            <w:r w:rsidR="00B52A76">
              <w:t xml:space="preserve">ou regente </w:t>
            </w:r>
            <w:r w:rsidRPr="00322583">
              <w:t xml:space="preserve">de </w:t>
            </w:r>
            <w:proofErr w:type="gramStart"/>
            <w:r w:rsidRPr="00322583">
              <w:t xml:space="preserve">curso </w:t>
            </w:r>
            <w:r w:rsidR="00B52A76">
              <w:t xml:space="preserve"> </w:t>
            </w:r>
            <w:r w:rsidRPr="00322583">
              <w:t>eu</w:t>
            </w:r>
            <w:proofErr w:type="gramEnd"/>
            <w:r w:rsidRPr="00322583">
              <w:t xml:space="preserve"> quero poder cadastrar um aluno, para que eu tenha um </w:t>
            </w:r>
            <w:r>
              <w:t>registro</w:t>
            </w:r>
            <w:r w:rsidRPr="00322583">
              <w:t xml:space="preserve"> permanente de todos os alunos.</w:t>
            </w:r>
          </w:p>
        </w:tc>
        <w:tc>
          <w:tcPr>
            <w:tcW w:w="1559" w:type="dxa"/>
            <w:vAlign w:val="center"/>
          </w:tcPr>
          <w:p w14:paraId="0B582F12" w14:textId="4BF37183" w:rsidR="0017743D" w:rsidRPr="00AA3FA4" w:rsidRDefault="00312EB0" w:rsidP="0045501B">
            <w:pPr>
              <w:pStyle w:val="TE-CorpoTabela"/>
            </w:pPr>
            <w:r>
              <w:t>10</w:t>
            </w:r>
          </w:p>
        </w:tc>
        <w:tc>
          <w:tcPr>
            <w:tcW w:w="1695" w:type="dxa"/>
            <w:vAlign w:val="center"/>
          </w:tcPr>
          <w:p w14:paraId="5112720C" w14:textId="5B58DA9E" w:rsidR="0017743D" w:rsidRDefault="00990FAF" w:rsidP="0045501B">
            <w:pPr>
              <w:pStyle w:val="TE-CorpoTabela"/>
            </w:pPr>
            <w:r>
              <w:t>15</w:t>
            </w:r>
          </w:p>
        </w:tc>
      </w:tr>
      <w:tr w:rsidR="00322583" w14:paraId="6177B117" w14:textId="77777777" w:rsidTr="0045501B">
        <w:tc>
          <w:tcPr>
            <w:tcW w:w="1696" w:type="dxa"/>
            <w:vAlign w:val="center"/>
          </w:tcPr>
          <w:p w14:paraId="184D8528" w14:textId="087F756D" w:rsidR="00322583" w:rsidRDefault="00322583" w:rsidP="0045501B">
            <w:pPr>
              <w:pStyle w:val="TE-CorpoTabela"/>
            </w:pPr>
            <w:r>
              <w:t>010 Vínculo de aluno com turma</w:t>
            </w:r>
          </w:p>
        </w:tc>
        <w:tc>
          <w:tcPr>
            <w:tcW w:w="4111" w:type="dxa"/>
            <w:vAlign w:val="center"/>
          </w:tcPr>
          <w:p w14:paraId="70FA0B65" w14:textId="03AA617F" w:rsidR="00322583" w:rsidRDefault="00322583" w:rsidP="0045501B">
            <w:pPr>
              <w:pStyle w:val="TE-CorpoTabela"/>
            </w:pPr>
            <w:r w:rsidRPr="009C079D">
              <w:rPr>
                <w:szCs w:val="26"/>
              </w:rPr>
              <w:t xml:space="preserve">Como um coordenador </w:t>
            </w:r>
            <w:r w:rsidR="00B52A76">
              <w:rPr>
                <w:szCs w:val="26"/>
              </w:rPr>
              <w:t xml:space="preserve">ou regente </w:t>
            </w:r>
            <w:r>
              <w:rPr>
                <w:szCs w:val="26"/>
              </w:rPr>
              <w:t xml:space="preserve">de curso </w:t>
            </w:r>
            <w:r w:rsidRPr="009C079D">
              <w:rPr>
                <w:szCs w:val="26"/>
              </w:rPr>
              <w:t xml:space="preserve">quero poder vincular </w:t>
            </w:r>
            <w:r>
              <w:rPr>
                <w:szCs w:val="26"/>
              </w:rPr>
              <w:t>um</w:t>
            </w:r>
            <w:r w:rsidRPr="009C079D">
              <w:rPr>
                <w:szCs w:val="26"/>
              </w:rPr>
              <w:t xml:space="preserve"> </w:t>
            </w:r>
            <w:r>
              <w:rPr>
                <w:szCs w:val="26"/>
              </w:rPr>
              <w:t xml:space="preserve">aluno </w:t>
            </w:r>
            <w:r w:rsidRPr="009C079D">
              <w:rPr>
                <w:szCs w:val="26"/>
              </w:rPr>
              <w:t>a</w:t>
            </w:r>
            <w:r>
              <w:rPr>
                <w:szCs w:val="26"/>
              </w:rPr>
              <w:t xml:space="preserve"> mais de</w:t>
            </w:r>
            <w:r w:rsidRPr="009C079D">
              <w:rPr>
                <w:szCs w:val="26"/>
              </w:rPr>
              <w:t xml:space="preserve"> </w:t>
            </w:r>
            <w:r>
              <w:rPr>
                <w:szCs w:val="26"/>
              </w:rPr>
              <w:t>uma turma existe</w:t>
            </w:r>
            <w:r w:rsidR="00B52A76">
              <w:rPr>
                <w:szCs w:val="26"/>
              </w:rPr>
              <w:t>nte</w:t>
            </w:r>
            <w:r>
              <w:rPr>
                <w:szCs w:val="26"/>
              </w:rPr>
              <w:t>,</w:t>
            </w:r>
            <w:r w:rsidRPr="009C079D">
              <w:rPr>
                <w:szCs w:val="26"/>
              </w:rPr>
              <w:t xml:space="preserve"> </w:t>
            </w:r>
            <w:r>
              <w:rPr>
                <w:szCs w:val="26"/>
              </w:rPr>
              <w:t>para que o mesmo possa acessar as turmas tanto de nível médio quanto de profissionalizante que este faz parte.</w:t>
            </w:r>
          </w:p>
        </w:tc>
        <w:tc>
          <w:tcPr>
            <w:tcW w:w="1559" w:type="dxa"/>
            <w:vAlign w:val="center"/>
          </w:tcPr>
          <w:p w14:paraId="439426EA" w14:textId="55568522" w:rsidR="00322583" w:rsidRPr="00AA3FA4" w:rsidRDefault="00312EB0" w:rsidP="0045501B">
            <w:pPr>
              <w:pStyle w:val="TE-CorpoTabela"/>
            </w:pPr>
            <w:r>
              <w:t>10</w:t>
            </w:r>
          </w:p>
        </w:tc>
        <w:tc>
          <w:tcPr>
            <w:tcW w:w="1695" w:type="dxa"/>
            <w:vAlign w:val="center"/>
          </w:tcPr>
          <w:p w14:paraId="25A5B75A" w14:textId="0062A89C" w:rsidR="00322583" w:rsidRDefault="00990FAF" w:rsidP="0045501B">
            <w:pPr>
              <w:pStyle w:val="TE-CorpoTabela"/>
            </w:pPr>
            <w:r>
              <w:t>5</w:t>
            </w:r>
          </w:p>
        </w:tc>
      </w:tr>
      <w:tr w:rsidR="00322583" w14:paraId="756CC045" w14:textId="77777777" w:rsidTr="0045501B">
        <w:tc>
          <w:tcPr>
            <w:tcW w:w="1696" w:type="dxa"/>
            <w:vAlign w:val="center"/>
          </w:tcPr>
          <w:p w14:paraId="64D9CBBE" w14:textId="5699333A" w:rsidR="00322583" w:rsidRDefault="005F1EF5" w:rsidP="0045501B">
            <w:pPr>
              <w:pStyle w:val="TE-CorpoTabela"/>
            </w:pPr>
            <w:r>
              <w:t>011 Edição de aluno</w:t>
            </w:r>
          </w:p>
        </w:tc>
        <w:tc>
          <w:tcPr>
            <w:tcW w:w="4111" w:type="dxa"/>
            <w:vAlign w:val="center"/>
          </w:tcPr>
          <w:p w14:paraId="126A3695" w14:textId="07DD7390" w:rsidR="00322583" w:rsidRDefault="005F1EF5" w:rsidP="0045501B">
            <w:pPr>
              <w:pStyle w:val="TE-CorpoTabela"/>
            </w:pPr>
            <w:r>
              <w:t xml:space="preserve">Como coordenador </w:t>
            </w:r>
            <w:r w:rsidR="00B52A76">
              <w:t xml:space="preserve">ou regente </w:t>
            </w:r>
            <w:r>
              <w:t>de curso quero poder editar um aluno cadastrado, para que na eventualidade de algum erro ou mudança, eu possa alterar algum dado.</w:t>
            </w:r>
          </w:p>
        </w:tc>
        <w:tc>
          <w:tcPr>
            <w:tcW w:w="1559" w:type="dxa"/>
            <w:vAlign w:val="center"/>
          </w:tcPr>
          <w:p w14:paraId="0FBC9D97" w14:textId="733E3B52" w:rsidR="00322583" w:rsidRPr="00AA3FA4" w:rsidRDefault="00312EB0" w:rsidP="0045501B">
            <w:pPr>
              <w:pStyle w:val="TE-CorpoTabela"/>
            </w:pPr>
            <w:r>
              <w:t>9</w:t>
            </w:r>
          </w:p>
        </w:tc>
        <w:tc>
          <w:tcPr>
            <w:tcW w:w="1695" w:type="dxa"/>
            <w:vAlign w:val="center"/>
          </w:tcPr>
          <w:p w14:paraId="51F66AD1" w14:textId="63EB2344" w:rsidR="00322583" w:rsidRDefault="00990FAF" w:rsidP="0045501B">
            <w:pPr>
              <w:pStyle w:val="TE-CorpoTabela"/>
            </w:pPr>
            <w:r>
              <w:t>15</w:t>
            </w:r>
          </w:p>
        </w:tc>
      </w:tr>
      <w:tr w:rsidR="005F1EF5" w14:paraId="31BCBA1F" w14:textId="77777777" w:rsidTr="0045501B">
        <w:tc>
          <w:tcPr>
            <w:tcW w:w="1696" w:type="dxa"/>
            <w:vAlign w:val="center"/>
          </w:tcPr>
          <w:p w14:paraId="2C75721E" w14:textId="5E51BF26" w:rsidR="005F1EF5" w:rsidRDefault="005F1EF5" w:rsidP="0045501B">
            <w:pPr>
              <w:pStyle w:val="TE-CorpoTabela"/>
            </w:pPr>
            <w:r>
              <w:t>012 Exclusão de aluno</w:t>
            </w:r>
          </w:p>
        </w:tc>
        <w:tc>
          <w:tcPr>
            <w:tcW w:w="4111" w:type="dxa"/>
            <w:vAlign w:val="center"/>
          </w:tcPr>
          <w:p w14:paraId="30A7A870" w14:textId="55A70E1D" w:rsidR="005F1EF5" w:rsidRDefault="005F1EF5" w:rsidP="0045501B">
            <w:pPr>
              <w:pStyle w:val="TE-CorpoTabela"/>
            </w:pPr>
            <w:r>
              <w:t xml:space="preserve">Como coordenador </w:t>
            </w:r>
            <w:r w:rsidR="00B52A76">
              <w:t xml:space="preserve">ou regente </w:t>
            </w:r>
            <w:r>
              <w:t>de curso quero poder excluir um aluno caso este não faça mais parte do quadro de alunos da instituição.</w:t>
            </w:r>
          </w:p>
        </w:tc>
        <w:tc>
          <w:tcPr>
            <w:tcW w:w="1559" w:type="dxa"/>
            <w:vAlign w:val="center"/>
          </w:tcPr>
          <w:p w14:paraId="2AF5ABBA" w14:textId="3576AE0E" w:rsidR="005F1EF5" w:rsidRPr="00AA3FA4" w:rsidRDefault="00312EB0" w:rsidP="0045501B">
            <w:pPr>
              <w:pStyle w:val="TE-CorpoTabela"/>
            </w:pPr>
            <w:r>
              <w:t>9</w:t>
            </w:r>
          </w:p>
        </w:tc>
        <w:tc>
          <w:tcPr>
            <w:tcW w:w="1695" w:type="dxa"/>
            <w:vAlign w:val="center"/>
          </w:tcPr>
          <w:p w14:paraId="2DC9CCA6" w14:textId="4EB4C331" w:rsidR="005F1EF5" w:rsidRDefault="00990FAF" w:rsidP="0045501B">
            <w:pPr>
              <w:pStyle w:val="TE-CorpoTabela"/>
            </w:pPr>
            <w:r>
              <w:t>5</w:t>
            </w:r>
          </w:p>
        </w:tc>
      </w:tr>
      <w:tr w:rsidR="00AA3FA4" w14:paraId="4DD93AB6" w14:textId="77777777" w:rsidTr="0045501B">
        <w:tc>
          <w:tcPr>
            <w:tcW w:w="1696" w:type="dxa"/>
            <w:vAlign w:val="center"/>
          </w:tcPr>
          <w:p w14:paraId="2DF25DBB" w14:textId="500D635A" w:rsidR="00AA3FA4" w:rsidRDefault="00F54350" w:rsidP="0045501B">
            <w:pPr>
              <w:pStyle w:val="TE-CorpoTabela"/>
            </w:pPr>
            <w:r>
              <w:t xml:space="preserve">013 </w:t>
            </w:r>
            <w:r w:rsidR="00AA3FA4">
              <w:t xml:space="preserve">Visualização </w:t>
            </w:r>
            <w:r w:rsidR="00AA3FA4">
              <w:lastRenderedPageBreak/>
              <w:t>de aluno</w:t>
            </w:r>
          </w:p>
        </w:tc>
        <w:tc>
          <w:tcPr>
            <w:tcW w:w="4111" w:type="dxa"/>
            <w:vAlign w:val="center"/>
          </w:tcPr>
          <w:p w14:paraId="4602924B" w14:textId="52236EE3" w:rsidR="00AA3FA4" w:rsidRDefault="00AA3FA4" w:rsidP="0045501B">
            <w:pPr>
              <w:pStyle w:val="TE-CorpoTabela"/>
            </w:pPr>
            <w:r>
              <w:lastRenderedPageBreak/>
              <w:t xml:space="preserve">Como coordenador de curso quero poder </w:t>
            </w:r>
            <w:r>
              <w:lastRenderedPageBreak/>
              <w:t>visualizar os alunos já cadastradas</w:t>
            </w:r>
          </w:p>
        </w:tc>
        <w:tc>
          <w:tcPr>
            <w:tcW w:w="1559" w:type="dxa"/>
            <w:vAlign w:val="center"/>
          </w:tcPr>
          <w:p w14:paraId="6BB32C66" w14:textId="25000CE7" w:rsidR="00AA3FA4" w:rsidRPr="00AA3FA4" w:rsidRDefault="00312EB0" w:rsidP="0045501B">
            <w:pPr>
              <w:pStyle w:val="TE-CorpoTabela"/>
            </w:pPr>
            <w:r>
              <w:lastRenderedPageBreak/>
              <w:t>8</w:t>
            </w:r>
          </w:p>
        </w:tc>
        <w:tc>
          <w:tcPr>
            <w:tcW w:w="1695" w:type="dxa"/>
            <w:vAlign w:val="center"/>
          </w:tcPr>
          <w:p w14:paraId="53BB2723" w14:textId="07B10EB6" w:rsidR="00AA3FA4" w:rsidRDefault="00990FAF" w:rsidP="0045501B">
            <w:pPr>
              <w:pStyle w:val="TE-CorpoTabela"/>
            </w:pPr>
            <w:r>
              <w:t>5</w:t>
            </w:r>
          </w:p>
        </w:tc>
      </w:tr>
      <w:tr w:rsidR="005F1EF5" w14:paraId="4E352576" w14:textId="77777777" w:rsidTr="0045501B">
        <w:tc>
          <w:tcPr>
            <w:tcW w:w="1696" w:type="dxa"/>
            <w:vAlign w:val="center"/>
          </w:tcPr>
          <w:p w14:paraId="7E3A40E7" w14:textId="141A5EFF" w:rsidR="005F1EF5" w:rsidRDefault="00F54350" w:rsidP="0045501B">
            <w:pPr>
              <w:pStyle w:val="TE-CorpoTabela"/>
            </w:pPr>
            <w:r>
              <w:t>014</w:t>
            </w:r>
            <w:r w:rsidR="00C06932">
              <w:t xml:space="preserve"> Cadastro de disci</w:t>
            </w:r>
            <w:r w:rsidR="00882F90">
              <w:t>plina</w:t>
            </w:r>
          </w:p>
        </w:tc>
        <w:tc>
          <w:tcPr>
            <w:tcW w:w="4111" w:type="dxa"/>
            <w:vAlign w:val="center"/>
          </w:tcPr>
          <w:p w14:paraId="1BD8CCE4" w14:textId="63B4B3B2" w:rsidR="005F1EF5" w:rsidRDefault="007322BF" w:rsidP="0045501B">
            <w:pPr>
              <w:pStyle w:val="TE-CorpoTabela"/>
            </w:pPr>
            <w:r>
              <w:t>Como</w:t>
            </w:r>
            <w:r w:rsidRPr="00322583">
              <w:t xml:space="preserve"> coordenador de curso eu quero poder cadastrar um</w:t>
            </w:r>
            <w:r>
              <w:t>a</w:t>
            </w:r>
            <w:r w:rsidRPr="00322583">
              <w:t xml:space="preserve"> </w:t>
            </w:r>
            <w:r>
              <w:t>disciplina.</w:t>
            </w:r>
          </w:p>
        </w:tc>
        <w:tc>
          <w:tcPr>
            <w:tcW w:w="1559" w:type="dxa"/>
            <w:vAlign w:val="center"/>
          </w:tcPr>
          <w:p w14:paraId="6738FAC0" w14:textId="0DFBCE24" w:rsidR="005F1EF5" w:rsidRPr="00AA3FA4" w:rsidRDefault="00312EB0" w:rsidP="0045501B">
            <w:pPr>
              <w:pStyle w:val="TE-CorpoTabela"/>
            </w:pPr>
            <w:r>
              <w:t>10</w:t>
            </w:r>
          </w:p>
        </w:tc>
        <w:tc>
          <w:tcPr>
            <w:tcW w:w="1695" w:type="dxa"/>
            <w:vAlign w:val="center"/>
          </w:tcPr>
          <w:p w14:paraId="0FF8933C" w14:textId="2E8E22C7" w:rsidR="005F1EF5" w:rsidRDefault="00990FAF" w:rsidP="0045501B">
            <w:pPr>
              <w:pStyle w:val="TE-CorpoTabela"/>
            </w:pPr>
            <w:r>
              <w:t>15</w:t>
            </w:r>
          </w:p>
        </w:tc>
      </w:tr>
      <w:tr w:rsidR="00C15789" w14:paraId="3E40FDB4" w14:textId="77777777" w:rsidTr="0045501B">
        <w:tc>
          <w:tcPr>
            <w:tcW w:w="1696" w:type="dxa"/>
            <w:vAlign w:val="center"/>
          </w:tcPr>
          <w:p w14:paraId="1C2143B7" w14:textId="0D18BA74" w:rsidR="00C15789" w:rsidRDefault="00F54350" w:rsidP="0045501B">
            <w:pPr>
              <w:pStyle w:val="TE-CorpoTabela"/>
            </w:pPr>
            <w:r>
              <w:t>015</w:t>
            </w:r>
            <w:r w:rsidR="00C15789">
              <w:t xml:space="preserve"> Vínculo de disciplina com turma</w:t>
            </w:r>
          </w:p>
        </w:tc>
        <w:tc>
          <w:tcPr>
            <w:tcW w:w="4111" w:type="dxa"/>
            <w:vAlign w:val="center"/>
          </w:tcPr>
          <w:p w14:paraId="432F7F93" w14:textId="076EC438" w:rsidR="00C15789" w:rsidRDefault="00230B0A" w:rsidP="0045501B">
            <w:pPr>
              <w:pStyle w:val="TE-CorpoTabela"/>
            </w:pPr>
            <w:r>
              <w:rPr>
                <w:szCs w:val="26"/>
              </w:rPr>
              <w:t>Como</w:t>
            </w:r>
            <w:r w:rsidR="00C15789" w:rsidRPr="009C079D">
              <w:rPr>
                <w:szCs w:val="26"/>
              </w:rPr>
              <w:t xml:space="preserve"> coordenador </w:t>
            </w:r>
            <w:r w:rsidR="00C15789">
              <w:rPr>
                <w:szCs w:val="26"/>
              </w:rPr>
              <w:t xml:space="preserve">de curso </w:t>
            </w:r>
            <w:r w:rsidR="00C15789" w:rsidRPr="009C079D">
              <w:rPr>
                <w:szCs w:val="26"/>
              </w:rPr>
              <w:t xml:space="preserve">quero poder vincular </w:t>
            </w:r>
            <w:r w:rsidR="00C15789">
              <w:rPr>
                <w:szCs w:val="26"/>
              </w:rPr>
              <w:t>uma</w:t>
            </w:r>
            <w:r w:rsidR="00C15789" w:rsidRPr="009C079D">
              <w:rPr>
                <w:szCs w:val="26"/>
              </w:rPr>
              <w:t xml:space="preserve"> </w:t>
            </w:r>
            <w:r w:rsidR="00C15789">
              <w:rPr>
                <w:szCs w:val="26"/>
              </w:rPr>
              <w:t>disciplina com uma turma existente</w:t>
            </w:r>
            <w:r w:rsidR="00312EB0">
              <w:rPr>
                <w:szCs w:val="26"/>
              </w:rPr>
              <w:t>.</w:t>
            </w:r>
          </w:p>
        </w:tc>
        <w:tc>
          <w:tcPr>
            <w:tcW w:w="1559" w:type="dxa"/>
            <w:vAlign w:val="center"/>
          </w:tcPr>
          <w:p w14:paraId="103DF7CE" w14:textId="101FF4DA" w:rsidR="00C15789" w:rsidRPr="00AA3FA4" w:rsidRDefault="00312EB0" w:rsidP="0045501B">
            <w:pPr>
              <w:pStyle w:val="TE-CorpoTabela"/>
            </w:pPr>
            <w:r>
              <w:t>10</w:t>
            </w:r>
          </w:p>
        </w:tc>
        <w:tc>
          <w:tcPr>
            <w:tcW w:w="1695" w:type="dxa"/>
            <w:vAlign w:val="center"/>
          </w:tcPr>
          <w:p w14:paraId="345865AA" w14:textId="1DD8EAC9" w:rsidR="00C15789" w:rsidRDefault="00990FAF" w:rsidP="0045501B">
            <w:pPr>
              <w:pStyle w:val="TE-CorpoTabela"/>
            </w:pPr>
            <w:r>
              <w:t>5</w:t>
            </w:r>
          </w:p>
        </w:tc>
      </w:tr>
      <w:tr w:rsidR="00C15789" w14:paraId="08E91A3E" w14:textId="77777777" w:rsidTr="0045501B">
        <w:tc>
          <w:tcPr>
            <w:tcW w:w="1696" w:type="dxa"/>
            <w:vAlign w:val="center"/>
          </w:tcPr>
          <w:p w14:paraId="7BC909D5" w14:textId="3A1A7F06" w:rsidR="00C15789" w:rsidRDefault="00C15789" w:rsidP="0045501B">
            <w:pPr>
              <w:pStyle w:val="TE-CorpoTabela"/>
            </w:pPr>
            <w:r>
              <w:t>01</w:t>
            </w:r>
            <w:r w:rsidR="00F54350">
              <w:t>6</w:t>
            </w:r>
            <w:r>
              <w:t xml:space="preserve"> Edição de disciplina</w:t>
            </w:r>
          </w:p>
        </w:tc>
        <w:tc>
          <w:tcPr>
            <w:tcW w:w="4111" w:type="dxa"/>
            <w:vAlign w:val="center"/>
          </w:tcPr>
          <w:p w14:paraId="6A8B3081" w14:textId="67DAA30E" w:rsidR="00C15789" w:rsidRPr="009C079D" w:rsidRDefault="00C15789" w:rsidP="0045501B">
            <w:pPr>
              <w:pStyle w:val="TE-CorpoTabela"/>
              <w:rPr>
                <w:szCs w:val="26"/>
              </w:rPr>
            </w:pPr>
            <w:r>
              <w:t>Como coordenador de curso quero poder editar uma disciplina cadastrada, para que na eventualidade de algum erro ou mudança, eu possa alterar algum dado.</w:t>
            </w:r>
          </w:p>
        </w:tc>
        <w:tc>
          <w:tcPr>
            <w:tcW w:w="1559" w:type="dxa"/>
            <w:vAlign w:val="center"/>
          </w:tcPr>
          <w:p w14:paraId="78D0B614" w14:textId="35010465" w:rsidR="00C15789" w:rsidRPr="00AA3FA4" w:rsidRDefault="00312EB0" w:rsidP="0045501B">
            <w:pPr>
              <w:pStyle w:val="TE-CorpoTabela"/>
            </w:pPr>
            <w:r>
              <w:t>9</w:t>
            </w:r>
          </w:p>
        </w:tc>
        <w:tc>
          <w:tcPr>
            <w:tcW w:w="1695" w:type="dxa"/>
            <w:vAlign w:val="center"/>
          </w:tcPr>
          <w:p w14:paraId="79E608B6" w14:textId="25B3E73B" w:rsidR="00C15789" w:rsidRDefault="00990FAF" w:rsidP="0045501B">
            <w:pPr>
              <w:pStyle w:val="TE-CorpoTabela"/>
            </w:pPr>
            <w:r>
              <w:t>15</w:t>
            </w:r>
          </w:p>
        </w:tc>
      </w:tr>
      <w:tr w:rsidR="00C15789" w14:paraId="491083EF" w14:textId="77777777" w:rsidTr="0045501B">
        <w:tc>
          <w:tcPr>
            <w:tcW w:w="1696" w:type="dxa"/>
            <w:vAlign w:val="center"/>
          </w:tcPr>
          <w:p w14:paraId="3F95366F" w14:textId="659C30D6" w:rsidR="00C15789" w:rsidRDefault="00C15789" w:rsidP="0045501B">
            <w:pPr>
              <w:pStyle w:val="TE-CorpoTabela"/>
            </w:pPr>
            <w:r>
              <w:t>01</w:t>
            </w:r>
            <w:r w:rsidR="00F54350">
              <w:t>7</w:t>
            </w:r>
            <w:r>
              <w:t xml:space="preserve"> Exclusão de disciplina</w:t>
            </w:r>
          </w:p>
        </w:tc>
        <w:tc>
          <w:tcPr>
            <w:tcW w:w="4111" w:type="dxa"/>
            <w:vAlign w:val="center"/>
          </w:tcPr>
          <w:p w14:paraId="5A562806" w14:textId="3E27CDDD" w:rsidR="00C15789" w:rsidRDefault="00C15789" w:rsidP="0045501B">
            <w:pPr>
              <w:pStyle w:val="TE-CorpoTabela"/>
            </w:pPr>
            <w:r>
              <w:t>Como coordenador de curso quero poder excluir uma disciplina.</w:t>
            </w:r>
          </w:p>
        </w:tc>
        <w:tc>
          <w:tcPr>
            <w:tcW w:w="1559" w:type="dxa"/>
            <w:vAlign w:val="center"/>
          </w:tcPr>
          <w:p w14:paraId="364A5701" w14:textId="03126F30" w:rsidR="00C15789" w:rsidRPr="00AA3FA4" w:rsidRDefault="00312EB0" w:rsidP="0045501B">
            <w:pPr>
              <w:pStyle w:val="TE-CorpoTabela"/>
            </w:pPr>
            <w:r>
              <w:t>9</w:t>
            </w:r>
          </w:p>
        </w:tc>
        <w:tc>
          <w:tcPr>
            <w:tcW w:w="1695" w:type="dxa"/>
            <w:vAlign w:val="center"/>
          </w:tcPr>
          <w:p w14:paraId="5CF89F9F" w14:textId="01BA7D7B" w:rsidR="00C15789" w:rsidRDefault="00990FAF" w:rsidP="0045501B">
            <w:pPr>
              <w:pStyle w:val="TE-CorpoTabela"/>
            </w:pPr>
            <w:r>
              <w:t>5</w:t>
            </w:r>
          </w:p>
        </w:tc>
      </w:tr>
      <w:tr w:rsidR="00AA3FA4" w14:paraId="37CEF942" w14:textId="77777777" w:rsidTr="0045501B">
        <w:tc>
          <w:tcPr>
            <w:tcW w:w="1696" w:type="dxa"/>
            <w:vAlign w:val="center"/>
          </w:tcPr>
          <w:p w14:paraId="0A474571" w14:textId="340A6EEA" w:rsidR="00AA3FA4" w:rsidRDefault="00F54350" w:rsidP="0045501B">
            <w:pPr>
              <w:pStyle w:val="TE-CorpoTabela"/>
            </w:pPr>
            <w:r>
              <w:t xml:space="preserve">018 </w:t>
            </w:r>
            <w:r w:rsidR="00AA3FA4">
              <w:t>Visualização de disciplina</w:t>
            </w:r>
          </w:p>
        </w:tc>
        <w:tc>
          <w:tcPr>
            <w:tcW w:w="4111" w:type="dxa"/>
            <w:vAlign w:val="center"/>
          </w:tcPr>
          <w:p w14:paraId="6B3FA92F" w14:textId="12E3B580" w:rsidR="00AA3FA4" w:rsidRDefault="00AA3FA4" w:rsidP="0045501B">
            <w:pPr>
              <w:pStyle w:val="TE-CorpoTabela"/>
            </w:pPr>
            <w:r>
              <w:t>Como coordenador de curso quero poder visualizar as disciplinas já cadastradas</w:t>
            </w:r>
            <w:r w:rsidR="00312EB0">
              <w:t>.</w:t>
            </w:r>
          </w:p>
        </w:tc>
        <w:tc>
          <w:tcPr>
            <w:tcW w:w="1559" w:type="dxa"/>
            <w:vAlign w:val="center"/>
          </w:tcPr>
          <w:p w14:paraId="044A6591" w14:textId="75402567" w:rsidR="00AA3FA4" w:rsidRPr="00AA3FA4" w:rsidRDefault="00312EB0" w:rsidP="0045501B">
            <w:pPr>
              <w:pStyle w:val="TE-CorpoTabela"/>
            </w:pPr>
            <w:r>
              <w:t>8</w:t>
            </w:r>
          </w:p>
        </w:tc>
        <w:tc>
          <w:tcPr>
            <w:tcW w:w="1695" w:type="dxa"/>
            <w:vAlign w:val="center"/>
          </w:tcPr>
          <w:p w14:paraId="352717F6" w14:textId="6A6C9041" w:rsidR="00AA3FA4" w:rsidRDefault="00990FAF" w:rsidP="0045501B">
            <w:pPr>
              <w:pStyle w:val="TE-CorpoTabela"/>
            </w:pPr>
            <w:r>
              <w:t>5</w:t>
            </w:r>
          </w:p>
        </w:tc>
      </w:tr>
      <w:tr w:rsidR="00C15789" w14:paraId="395F72ED" w14:textId="77777777" w:rsidTr="0045501B">
        <w:tc>
          <w:tcPr>
            <w:tcW w:w="1696" w:type="dxa"/>
            <w:vAlign w:val="center"/>
          </w:tcPr>
          <w:p w14:paraId="2AFD7DE3" w14:textId="37B52DA7" w:rsidR="00C15789" w:rsidRDefault="00F54350" w:rsidP="0045501B">
            <w:pPr>
              <w:pStyle w:val="TE-CorpoTabela"/>
            </w:pPr>
            <w:r>
              <w:t>019</w:t>
            </w:r>
            <w:r w:rsidR="00230B0A">
              <w:t xml:space="preserve"> Cadastro de avaliação</w:t>
            </w:r>
          </w:p>
        </w:tc>
        <w:tc>
          <w:tcPr>
            <w:tcW w:w="4111" w:type="dxa"/>
            <w:vAlign w:val="center"/>
          </w:tcPr>
          <w:p w14:paraId="59D33C83" w14:textId="2394A3DB" w:rsidR="00C15789" w:rsidRDefault="00230B0A" w:rsidP="0045501B">
            <w:pPr>
              <w:pStyle w:val="TE-CorpoTabela"/>
            </w:pPr>
            <w:r>
              <w:t>Como</w:t>
            </w:r>
            <w:r w:rsidR="00B52A76">
              <w:t xml:space="preserve"> coordenador, regente ou professor</w:t>
            </w:r>
            <w:r w:rsidRPr="00322583">
              <w:t xml:space="preserve"> eu quero poder cadastrar um</w:t>
            </w:r>
            <w:r>
              <w:t>a</w:t>
            </w:r>
            <w:r w:rsidRPr="00322583">
              <w:t xml:space="preserve"> </w:t>
            </w:r>
            <w:r>
              <w:t>avaliação.</w:t>
            </w:r>
          </w:p>
        </w:tc>
        <w:tc>
          <w:tcPr>
            <w:tcW w:w="1559" w:type="dxa"/>
            <w:vAlign w:val="center"/>
          </w:tcPr>
          <w:p w14:paraId="17C55FA2" w14:textId="38E7DDA0" w:rsidR="00C15789" w:rsidRPr="00AA3FA4" w:rsidRDefault="00312EB0" w:rsidP="0045501B">
            <w:pPr>
              <w:pStyle w:val="TE-CorpoTabela"/>
            </w:pPr>
            <w:r>
              <w:t>10</w:t>
            </w:r>
          </w:p>
        </w:tc>
        <w:tc>
          <w:tcPr>
            <w:tcW w:w="1695" w:type="dxa"/>
            <w:vAlign w:val="center"/>
          </w:tcPr>
          <w:p w14:paraId="09F28EDD" w14:textId="61E6ECC6" w:rsidR="00C15789" w:rsidRDefault="00990FAF" w:rsidP="0045501B">
            <w:pPr>
              <w:pStyle w:val="TE-CorpoTabela"/>
            </w:pPr>
            <w:r>
              <w:t>15</w:t>
            </w:r>
          </w:p>
        </w:tc>
      </w:tr>
      <w:tr w:rsidR="00230B0A" w14:paraId="6605E274" w14:textId="77777777" w:rsidTr="0045501B">
        <w:tc>
          <w:tcPr>
            <w:tcW w:w="1696" w:type="dxa"/>
            <w:vAlign w:val="center"/>
          </w:tcPr>
          <w:p w14:paraId="04B8D849" w14:textId="2ADB138B" w:rsidR="00230B0A" w:rsidRDefault="00F54350" w:rsidP="0045501B">
            <w:pPr>
              <w:pStyle w:val="TE-CorpoTabela"/>
            </w:pPr>
            <w:r>
              <w:t>020</w:t>
            </w:r>
            <w:r w:rsidR="00B52A76">
              <w:t xml:space="preserve"> Vínculo de avaliação com disciplina</w:t>
            </w:r>
          </w:p>
        </w:tc>
        <w:tc>
          <w:tcPr>
            <w:tcW w:w="4111" w:type="dxa"/>
            <w:vAlign w:val="center"/>
          </w:tcPr>
          <w:p w14:paraId="424E28E2" w14:textId="43A10258" w:rsidR="00230B0A" w:rsidRDefault="00B52A76" w:rsidP="0045501B">
            <w:pPr>
              <w:pStyle w:val="TE-CorpoTabela"/>
            </w:pPr>
            <w:r>
              <w:t>Como coordenador, regente ou professor quero poder vincular uma avaliação a uma disciplina</w:t>
            </w:r>
            <w:r w:rsidR="00312EB0">
              <w:t>.</w:t>
            </w:r>
          </w:p>
        </w:tc>
        <w:tc>
          <w:tcPr>
            <w:tcW w:w="1559" w:type="dxa"/>
            <w:vAlign w:val="center"/>
          </w:tcPr>
          <w:p w14:paraId="4B834110" w14:textId="322E219C" w:rsidR="00230B0A" w:rsidRPr="00AA3FA4" w:rsidRDefault="00312EB0" w:rsidP="0045501B">
            <w:pPr>
              <w:pStyle w:val="TE-CorpoTabela"/>
            </w:pPr>
            <w:r>
              <w:t>10</w:t>
            </w:r>
          </w:p>
        </w:tc>
        <w:tc>
          <w:tcPr>
            <w:tcW w:w="1695" w:type="dxa"/>
            <w:vAlign w:val="center"/>
          </w:tcPr>
          <w:p w14:paraId="0563F049" w14:textId="73164CA1" w:rsidR="00230B0A" w:rsidRDefault="00990FAF" w:rsidP="0045501B">
            <w:pPr>
              <w:pStyle w:val="TE-CorpoTabela"/>
            </w:pPr>
            <w:r>
              <w:t>5</w:t>
            </w:r>
          </w:p>
        </w:tc>
      </w:tr>
      <w:tr w:rsidR="00B52A76" w14:paraId="6A3AAD0D" w14:textId="77777777" w:rsidTr="0045501B">
        <w:tc>
          <w:tcPr>
            <w:tcW w:w="1696" w:type="dxa"/>
            <w:vAlign w:val="center"/>
          </w:tcPr>
          <w:p w14:paraId="557E482C" w14:textId="0691B1A6" w:rsidR="00B52A76" w:rsidRDefault="00F54350" w:rsidP="0045501B">
            <w:pPr>
              <w:pStyle w:val="TE-CorpoTabela"/>
            </w:pPr>
            <w:r>
              <w:t>021</w:t>
            </w:r>
            <w:r w:rsidR="00B52A76">
              <w:t xml:space="preserve"> Vínculo de avaliação com turma</w:t>
            </w:r>
          </w:p>
        </w:tc>
        <w:tc>
          <w:tcPr>
            <w:tcW w:w="4111" w:type="dxa"/>
            <w:vAlign w:val="center"/>
          </w:tcPr>
          <w:p w14:paraId="68A3A2D0" w14:textId="65B3F3E8" w:rsidR="00B52A76" w:rsidRDefault="00790400" w:rsidP="0045501B">
            <w:pPr>
              <w:pStyle w:val="TE-CorpoTabela"/>
            </w:pPr>
            <w:r>
              <w:t xml:space="preserve">Como coordenador, regente ou professor quero poder vincular uma avaliação a uma </w:t>
            </w:r>
            <w:r w:rsidR="00AF6E7D">
              <w:t>turma</w:t>
            </w:r>
            <w:r w:rsidR="00312EB0">
              <w:t>.</w:t>
            </w:r>
          </w:p>
        </w:tc>
        <w:tc>
          <w:tcPr>
            <w:tcW w:w="1559" w:type="dxa"/>
            <w:vAlign w:val="center"/>
          </w:tcPr>
          <w:p w14:paraId="68A9F5CE" w14:textId="2ECC3963" w:rsidR="00B52A76" w:rsidRPr="00AA3FA4" w:rsidRDefault="00312EB0" w:rsidP="0045501B">
            <w:pPr>
              <w:pStyle w:val="TE-CorpoTabela"/>
            </w:pPr>
            <w:r>
              <w:t>10</w:t>
            </w:r>
          </w:p>
        </w:tc>
        <w:tc>
          <w:tcPr>
            <w:tcW w:w="1695" w:type="dxa"/>
            <w:vAlign w:val="center"/>
          </w:tcPr>
          <w:p w14:paraId="5B47BD6C" w14:textId="3986C17D" w:rsidR="00B52A76" w:rsidRDefault="00990FAF" w:rsidP="0045501B">
            <w:pPr>
              <w:pStyle w:val="TE-CorpoTabela"/>
            </w:pPr>
            <w:r>
              <w:t>5</w:t>
            </w:r>
          </w:p>
        </w:tc>
      </w:tr>
      <w:tr w:rsidR="00AF6E7D" w14:paraId="27409E3E" w14:textId="77777777" w:rsidTr="0045501B">
        <w:tc>
          <w:tcPr>
            <w:tcW w:w="1696" w:type="dxa"/>
            <w:vAlign w:val="center"/>
          </w:tcPr>
          <w:p w14:paraId="4E23917C" w14:textId="5540ACF8" w:rsidR="00AF6E7D" w:rsidRDefault="00AF6E7D" w:rsidP="0045501B">
            <w:pPr>
              <w:pStyle w:val="TE-CorpoTabela"/>
            </w:pPr>
            <w:r>
              <w:t>02</w:t>
            </w:r>
            <w:r w:rsidR="00F54350">
              <w:t>2</w:t>
            </w:r>
            <w:r>
              <w:t xml:space="preserve"> Habilitar/desabilitar avaliação</w:t>
            </w:r>
          </w:p>
        </w:tc>
        <w:tc>
          <w:tcPr>
            <w:tcW w:w="4111" w:type="dxa"/>
            <w:vAlign w:val="center"/>
          </w:tcPr>
          <w:p w14:paraId="45912181" w14:textId="2A1E4118" w:rsidR="00AF6E7D" w:rsidRDefault="00AF6E7D" w:rsidP="0045501B">
            <w:pPr>
              <w:pStyle w:val="TE-CorpoTabela"/>
            </w:pPr>
            <w:r>
              <w:t>Como coordenador, regente ou professor quero poder habilitar e desabilitar uma avaliação já cadastrada</w:t>
            </w:r>
            <w:r w:rsidR="00312EB0">
              <w:t>.</w:t>
            </w:r>
          </w:p>
        </w:tc>
        <w:tc>
          <w:tcPr>
            <w:tcW w:w="1559" w:type="dxa"/>
            <w:vAlign w:val="center"/>
          </w:tcPr>
          <w:p w14:paraId="6BBF3B6F" w14:textId="6BC24B07" w:rsidR="00AF6E7D" w:rsidRPr="00AA3FA4" w:rsidRDefault="00312EB0" w:rsidP="0045501B">
            <w:pPr>
              <w:pStyle w:val="TE-CorpoTabela"/>
            </w:pPr>
            <w:r>
              <w:t>10</w:t>
            </w:r>
          </w:p>
        </w:tc>
        <w:tc>
          <w:tcPr>
            <w:tcW w:w="1695" w:type="dxa"/>
            <w:vAlign w:val="center"/>
          </w:tcPr>
          <w:p w14:paraId="22580EE8" w14:textId="01B99BC6" w:rsidR="00AF6E7D" w:rsidRDefault="00990FAF" w:rsidP="0045501B">
            <w:pPr>
              <w:pStyle w:val="TE-CorpoTabela"/>
            </w:pPr>
            <w:r>
              <w:t>5</w:t>
            </w:r>
          </w:p>
        </w:tc>
      </w:tr>
      <w:tr w:rsidR="00AF6E7D" w14:paraId="28D9475E" w14:textId="77777777" w:rsidTr="0045501B">
        <w:tc>
          <w:tcPr>
            <w:tcW w:w="1696" w:type="dxa"/>
            <w:vAlign w:val="center"/>
          </w:tcPr>
          <w:p w14:paraId="39C7ACCE" w14:textId="6F08FD88" w:rsidR="00AF6E7D" w:rsidRDefault="00AF6E7D" w:rsidP="0045501B">
            <w:pPr>
              <w:pStyle w:val="TE-CorpoTabela"/>
            </w:pPr>
            <w:r>
              <w:t>02</w:t>
            </w:r>
            <w:r w:rsidR="00F54350">
              <w:t>3</w:t>
            </w:r>
            <w:r>
              <w:t xml:space="preserve"> Edição de avaliação</w:t>
            </w:r>
          </w:p>
        </w:tc>
        <w:tc>
          <w:tcPr>
            <w:tcW w:w="4111" w:type="dxa"/>
            <w:vAlign w:val="center"/>
          </w:tcPr>
          <w:p w14:paraId="3C3D3F2A" w14:textId="1EE3B907" w:rsidR="00AF6E7D" w:rsidRDefault="00AF6E7D" w:rsidP="0045501B">
            <w:pPr>
              <w:pStyle w:val="TE-CorpoTabela"/>
            </w:pPr>
            <w:r>
              <w:t>Como coordenador, regente ou professor quero poder editar uma avaliação cadastrada, para que na eventualidade de algum erro ou mudança, eu possa alterar algum dado.</w:t>
            </w:r>
          </w:p>
        </w:tc>
        <w:tc>
          <w:tcPr>
            <w:tcW w:w="1559" w:type="dxa"/>
            <w:vAlign w:val="center"/>
          </w:tcPr>
          <w:p w14:paraId="14AD106B" w14:textId="17C53100" w:rsidR="00AF6E7D" w:rsidRPr="00AA3FA4" w:rsidRDefault="00312EB0" w:rsidP="0045501B">
            <w:pPr>
              <w:pStyle w:val="TE-CorpoTabela"/>
            </w:pPr>
            <w:r>
              <w:t>9</w:t>
            </w:r>
          </w:p>
        </w:tc>
        <w:tc>
          <w:tcPr>
            <w:tcW w:w="1695" w:type="dxa"/>
            <w:vAlign w:val="center"/>
          </w:tcPr>
          <w:p w14:paraId="4E5B8A66" w14:textId="4899B9B8" w:rsidR="00AF6E7D" w:rsidRDefault="00990FAF" w:rsidP="0045501B">
            <w:pPr>
              <w:pStyle w:val="TE-CorpoTabela"/>
            </w:pPr>
            <w:r>
              <w:t>15</w:t>
            </w:r>
          </w:p>
        </w:tc>
      </w:tr>
      <w:tr w:rsidR="00AF6E7D" w14:paraId="5959C20E" w14:textId="77777777" w:rsidTr="0045501B">
        <w:tc>
          <w:tcPr>
            <w:tcW w:w="1696" w:type="dxa"/>
            <w:vAlign w:val="center"/>
          </w:tcPr>
          <w:p w14:paraId="254A19F8" w14:textId="7D544212" w:rsidR="00AF6E7D" w:rsidRDefault="00AF6E7D" w:rsidP="0045501B">
            <w:pPr>
              <w:pStyle w:val="TE-CorpoTabela"/>
            </w:pPr>
            <w:r>
              <w:t>0</w:t>
            </w:r>
            <w:r w:rsidR="00F54350">
              <w:t>24</w:t>
            </w:r>
            <w:r>
              <w:t xml:space="preserve"> Exclusão da avaliação</w:t>
            </w:r>
          </w:p>
        </w:tc>
        <w:tc>
          <w:tcPr>
            <w:tcW w:w="4111" w:type="dxa"/>
            <w:vAlign w:val="center"/>
          </w:tcPr>
          <w:p w14:paraId="26D30DC5" w14:textId="325EFCF6" w:rsidR="00AF6E7D" w:rsidRDefault="00D10242" w:rsidP="0045501B">
            <w:pPr>
              <w:pStyle w:val="TE-CorpoTabela"/>
            </w:pPr>
            <w:r>
              <w:t>Como coordenador, regente ou professor quero poder excluir uma avaliação.</w:t>
            </w:r>
          </w:p>
        </w:tc>
        <w:tc>
          <w:tcPr>
            <w:tcW w:w="1559" w:type="dxa"/>
            <w:vAlign w:val="center"/>
          </w:tcPr>
          <w:p w14:paraId="09C40DC5" w14:textId="02F57E62" w:rsidR="00AF6E7D" w:rsidRPr="00AA3FA4" w:rsidRDefault="00312EB0" w:rsidP="0045501B">
            <w:pPr>
              <w:pStyle w:val="TE-CorpoTabela"/>
            </w:pPr>
            <w:r>
              <w:t>9</w:t>
            </w:r>
          </w:p>
        </w:tc>
        <w:tc>
          <w:tcPr>
            <w:tcW w:w="1695" w:type="dxa"/>
            <w:vAlign w:val="center"/>
          </w:tcPr>
          <w:p w14:paraId="4150F1D1" w14:textId="4C76A9ED" w:rsidR="00AF6E7D" w:rsidRDefault="00990FAF" w:rsidP="0045501B">
            <w:pPr>
              <w:pStyle w:val="TE-CorpoTabela"/>
            </w:pPr>
            <w:r>
              <w:t>5</w:t>
            </w:r>
          </w:p>
        </w:tc>
      </w:tr>
      <w:tr w:rsidR="00AA3FA4" w14:paraId="390DC89B" w14:textId="77777777" w:rsidTr="0045501B">
        <w:tc>
          <w:tcPr>
            <w:tcW w:w="1696" w:type="dxa"/>
            <w:vAlign w:val="center"/>
          </w:tcPr>
          <w:p w14:paraId="1C85DBD7" w14:textId="24779E95" w:rsidR="00AA3FA4" w:rsidRDefault="00F54350" w:rsidP="0045501B">
            <w:pPr>
              <w:pStyle w:val="TE-CorpoTabela"/>
            </w:pPr>
            <w:r>
              <w:t xml:space="preserve">025 </w:t>
            </w:r>
            <w:r w:rsidR="00AA3FA4">
              <w:t>Visualização de avaliações</w:t>
            </w:r>
          </w:p>
        </w:tc>
        <w:tc>
          <w:tcPr>
            <w:tcW w:w="4111" w:type="dxa"/>
            <w:vAlign w:val="center"/>
          </w:tcPr>
          <w:p w14:paraId="564F982D" w14:textId="0E533B7F" w:rsidR="00AA3FA4" w:rsidRDefault="00AA3FA4" w:rsidP="0045501B">
            <w:pPr>
              <w:pStyle w:val="TE-CorpoTabela"/>
            </w:pPr>
            <w:r>
              <w:t>Como coordenador</w:t>
            </w:r>
            <w:r w:rsidR="00F54350">
              <w:t>,</w:t>
            </w:r>
            <w:r>
              <w:t xml:space="preserve"> </w:t>
            </w:r>
            <w:r w:rsidR="00F54350">
              <w:t xml:space="preserve">regente ou professor </w:t>
            </w:r>
            <w:r>
              <w:t>quero poder visualizar as avaliações já cadastradas</w:t>
            </w:r>
            <w:r w:rsidR="00312EB0">
              <w:t>.</w:t>
            </w:r>
          </w:p>
        </w:tc>
        <w:tc>
          <w:tcPr>
            <w:tcW w:w="1559" w:type="dxa"/>
            <w:vAlign w:val="center"/>
          </w:tcPr>
          <w:p w14:paraId="468DE4B8" w14:textId="1EFE1D9E" w:rsidR="00AA3FA4" w:rsidRPr="00AA3FA4" w:rsidRDefault="00312EB0" w:rsidP="0045501B">
            <w:pPr>
              <w:pStyle w:val="TE-CorpoTabela"/>
            </w:pPr>
            <w:r>
              <w:t>8</w:t>
            </w:r>
          </w:p>
        </w:tc>
        <w:tc>
          <w:tcPr>
            <w:tcW w:w="1695" w:type="dxa"/>
            <w:vAlign w:val="center"/>
          </w:tcPr>
          <w:p w14:paraId="4C8C2FAC" w14:textId="7F61D105" w:rsidR="00AA3FA4" w:rsidRDefault="00990FAF" w:rsidP="0045501B">
            <w:pPr>
              <w:pStyle w:val="TE-CorpoTabela"/>
            </w:pPr>
            <w:r>
              <w:t>5</w:t>
            </w:r>
          </w:p>
        </w:tc>
      </w:tr>
      <w:tr w:rsidR="00D10242" w14:paraId="7CC171A6" w14:textId="77777777" w:rsidTr="0045501B">
        <w:tc>
          <w:tcPr>
            <w:tcW w:w="1696" w:type="dxa"/>
            <w:vAlign w:val="center"/>
          </w:tcPr>
          <w:p w14:paraId="2AEC44E7" w14:textId="001F0677" w:rsidR="00D10242" w:rsidRDefault="00F54350" w:rsidP="0045501B">
            <w:pPr>
              <w:pStyle w:val="TE-CorpoTabela"/>
            </w:pPr>
            <w:r>
              <w:t>026</w:t>
            </w:r>
            <w:r w:rsidR="00D10242">
              <w:t xml:space="preserve"> </w:t>
            </w:r>
            <w:r>
              <w:t>Corrigir avaliações respondidas</w:t>
            </w:r>
          </w:p>
        </w:tc>
        <w:tc>
          <w:tcPr>
            <w:tcW w:w="4111" w:type="dxa"/>
            <w:vAlign w:val="center"/>
          </w:tcPr>
          <w:p w14:paraId="451C125B" w14:textId="054F8745" w:rsidR="00D10242" w:rsidRDefault="00790F00" w:rsidP="0045501B">
            <w:pPr>
              <w:pStyle w:val="TE-CorpoTabela"/>
            </w:pPr>
            <w:r>
              <w:t>Como coordenador, regente ou professor quero poder selecionar uma avaliação para efetuar a correção</w:t>
            </w:r>
            <w:r w:rsidR="00BD5147">
              <w:t>.</w:t>
            </w:r>
          </w:p>
        </w:tc>
        <w:tc>
          <w:tcPr>
            <w:tcW w:w="1559" w:type="dxa"/>
            <w:vAlign w:val="center"/>
          </w:tcPr>
          <w:p w14:paraId="60F90EFD" w14:textId="15C2E9BB" w:rsidR="00D10242" w:rsidRPr="00AA3FA4" w:rsidRDefault="00312EB0" w:rsidP="0045501B">
            <w:pPr>
              <w:pStyle w:val="TE-CorpoTabela"/>
            </w:pPr>
            <w:r>
              <w:t>10</w:t>
            </w:r>
          </w:p>
        </w:tc>
        <w:tc>
          <w:tcPr>
            <w:tcW w:w="1695" w:type="dxa"/>
            <w:vAlign w:val="center"/>
          </w:tcPr>
          <w:p w14:paraId="4DC0E942" w14:textId="669CAA8B" w:rsidR="00D10242" w:rsidRDefault="00990FAF" w:rsidP="0045501B">
            <w:pPr>
              <w:pStyle w:val="TE-CorpoTabela"/>
            </w:pPr>
            <w:r>
              <w:t>40</w:t>
            </w:r>
          </w:p>
        </w:tc>
      </w:tr>
      <w:tr w:rsidR="00790F00" w14:paraId="6DB807FD" w14:textId="77777777" w:rsidTr="0045501B">
        <w:tc>
          <w:tcPr>
            <w:tcW w:w="1696" w:type="dxa"/>
            <w:vAlign w:val="center"/>
          </w:tcPr>
          <w:p w14:paraId="7D9AD35F" w14:textId="7522677B" w:rsidR="00790F00" w:rsidRDefault="00F54350" w:rsidP="0045501B">
            <w:pPr>
              <w:pStyle w:val="TE-CorpoTabela"/>
            </w:pPr>
            <w:r>
              <w:t>027</w:t>
            </w:r>
            <w:r w:rsidR="00790F00">
              <w:t xml:space="preserve"> Editar correção da avaliação</w:t>
            </w:r>
          </w:p>
        </w:tc>
        <w:tc>
          <w:tcPr>
            <w:tcW w:w="4111" w:type="dxa"/>
            <w:vAlign w:val="center"/>
          </w:tcPr>
          <w:p w14:paraId="37ABEC8E" w14:textId="28B4C90C" w:rsidR="00790F00" w:rsidRDefault="00790F00" w:rsidP="0045501B">
            <w:pPr>
              <w:pStyle w:val="TE-CorpoTabela"/>
            </w:pPr>
            <w:r>
              <w:t>Como coordenador, regente ou professor quero poder editar uma avaliação que já tenha passado por correção, para que na eventualidade de algum erro ou mudança, eu possa alterar algum dado.</w:t>
            </w:r>
          </w:p>
        </w:tc>
        <w:tc>
          <w:tcPr>
            <w:tcW w:w="1559" w:type="dxa"/>
            <w:vAlign w:val="center"/>
          </w:tcPr>
          <w:p w14:paraId="599EE5F7" w14:textId="718D5F4E" w:rsidR="00790F00" w:rsidRPr="00AA3FA4" w:rsidRDefault="00312EB0" w:rsidP="0045501B">
            <w:pPr>
              <w:pStyle w:val="TE-CorpoTabela"/>
            </w:pPr>
            <w:r>
              <w:t>10</w:t>
            </w:r>
          </w:p>
        </w:tc>
        <w:tc>
          <w:tcPr>
            <w:tcW w:w="1695" w:type="dxa"/>
            <w:vAlign w:val="center"/>
          </w:tcPr>
          <w:p w14:paraId="3FE92187" w14:textId="23478EE8" w:rsidR="00790F00" w:rsidRDefault="00990FAF" w:rsidP="0045501B">
            <w:pPr>
              <w:pStyle w:val="TE-CorpoTabela"/>
            </w:pPr>
            <w:r>
              <w:t>40</w:t>
            </w:r>
          </w:p>
        </w:tc>
      </w:tr>
      <w:tr w:rsidR="00790F00" w14:paraId="61C57A64" w14:textId="77777777" w:rsidTr="0045501B">
        <w:tc>
          <w:tcPr>
            <w:tcW w:w="1696" w:type="dxa"/>
            <w:vAlign w:val="center"/>
          </w:tcPr>
          <w:p w14:paraId="6DC5A812" w14:textId="5335D6AA" w:rsidR="00790F00" w:rsidRDefault="00F54350" w:rsidP="0045501B">
            <w:pPr>
              <w:pStyle w:val="TE-CorpoTabela"/>
            </w:pPr>
            <w:r>
              <w:t>028</w:t>
            </w:r>
            <w:r w:rsidR="00BD5147">
              <w:t xml:space="preserve"> Exportar a avaliação já corrigida</w:t>
            </w:r>
          </w:p>
        </w:tc>
        <w:tc>
          <w:tcPr>
            <w:tcW w:w="4111" w:type="dxa"/>
            <w:vAlign w:val="center"/>
          </w:tcPr>
          <w:p w14:paraId="52CDBA71" w14:textId="63D69DD3" w:rsidR="00790F00" w:rsidRDefault="00BD5147" w:rsidP="0045501B">
            <w:pPr>
              <w:pStyle w:val="TE-CorpoTabela"/>
            </w:pPr>
            <w:r>
              <w:t>Como coordenador, regente ou professor quero poder exportar essa avaliação em um arquivo, para que possa compartilhar de forma externa caso necessário</w:t>
            </w:r>
            <w:r w:rsidR="00312EB0">
              <w:t>.</w:t>
            </w:r>
          </w:p>
        </w:tc>
        <w:tc>
          <w:tcPr>
            <w:tcW w:w="1559" w:type="dxa"/>
            <w:vAlign w:val="center"/>
          </w:tcPr>
          <w:p w14:paraId="39765D4A" w14:textId="578E3243" w:rsidR="00790F00" w:rsidRPr="00AA3FA4" w:rsidRDefault="00312EB0" w:rsidP="0045501B">
            <w:pPr>
              <w:pStyle w:val="TE-CorpoTabela"/>
            </w:pPr>
            <w:r>
              <w:t>9</w:t>
            </w:r>
          </w:p>
        </w:tc>
        <w:tc>
          <w:tcPr>
            <w:tcW w:w="1695" w:type="dxa"/>
            <w:vAlign w:val="center"/>
          </w:tcPr>
          <w:p w14:paraId="0CE5AA5D" w14:textId="0B423027" w:rsidR="00790F00" w:rsidRDefault="00990FAF" w:rsidP="0045501B">
            <w:pPr>
              <w:pStyle w:val="TE-CorpoTabela"/>
            </w:pPr>
            <w:r>
              <w:t>40</w:t>
            </w:r>
          </w:p>
        </w:tc>
      </w:tr>
      <w:tr w:rsidR="00BD5147" w14:paraId="5A4F2A16" w14:textId="77777777" w:rsidTr="0045501B">
        <w:tc>
          <w:tcPr>
            <w:tcW w:w="1696" w:type="dxa"/>
            <w:vAlign w:val="center"/>
          </w:tcPr>
          <w:p w14:paraId="080FFF50" w14:textId="6828FACB" w:rsidR="00BD5147" w:rsidRDefault="00F54350" w:rsidP="0045501B">
            <w:pPr>
              <w:pStyle w:val="TE-CorpoTabela"/>
            </w:pPr>
            <w:r>
              <w:t>029</w:t>
            </w:r>
            <w:r w:rsidR="00BD5147">
              <w:t xml:space="preserve"> Excluir avaliação já corrigida</w:t>
            </w:r>
          </w:p>
        </w:tc>
        <w:tc>
          <w:tcPr>
            <w:tcW w:w="4111" w:type="dxa"/>
            <w:vAlign w:val="center"/>
          </w:tcPr>
          <w:p w14:paraId="68C25E2D" w14:textId="3B718DA1" w:rsidR="00BD5147" w:rsidRDefault="00BD5147" w:rsidP="0045501B">
            <w:pPr>
              <w:pStyle w:val="TE-CorpoTabela"/>
            </w:pPr>
            <w:r>
              <w:t>Como coordenador, regente ou professor quero poder</w:t>
            </w:r>
            <w:r w:rsidR="006E19E9">
              <w:t xml:space="preserve"> excluir uma avaliação que já tenha sido corrigida</w:t>
            </w:r>
            <w:r w:rsidR="00312EB0">
              <w:t>.</w:t>
            </w:r>
          </w:p>
        </w:tc>
        <w:tc>
          <w:tcPr>
            <w:tcW w:w="1559" w:type="dxa"/>
            <w:vAlign w:val="center"/>
          </w:tcPr>
          <w:p w14:paraId="03A3D472" w14:textId="052B2928" w:rsidR="00BD5147" w:rsidRPr="00AA3FA4" w:rsidRDefault="00312EB0" w:rsidP="0045501B">
            <w:pPr>
              <w:pStyle w:val="TE-CorpoTabela"/>
            </w:pPr>
            <w:r>
              <w:t>8</w:t>
            </w:r>
          </w:p>
        </w:tc>
        <w:tc>
          <w:tcPr>
            <w:tcW w:w="1695" w:type="dxa"/>
            <w:vAlign w:val="center"/>
          </w:tcPr>
          <w:p w14:paraId="3F19C2B3" w14:textId="053E01CB" w:rsidR="00BD5147" w:rsidRDefault="00990FAF" w:rsidP="0045501B">
            <w:pPr>
              <w:pStyle w:val="TE-CorpoTabela"/>
            </w:pPr>
            <w:r>
              <w:t>5</w:t>
            </w:r>
          </w:p>
        </w:tc>
      </w:tr>
      <w:tr w:rsidR="00990FAF" w14:paraId="42ECF182" w14:textId="77777777" w:rsidTr="0045501B">
        <w:tc>
          <w:tcPr>
            <w:tcW w:w="7366" w:type="dxa"/>
            <w:gridSpan w:val="3"/>
            <w:vAlign w:val="center"/>
          </w:tcPr>
          <w:p w14:paraId="71A41D11" w14:textId="6A78844A" w:rsidR="00990FAF" w:rsidRDefault="00990FAF" w:rsidP="0045501B">
            <w:pPr>
              <w:pStyle w:val="TE-CorpoTabela"/>
            </w:pPr>
            <w:r>
              <w:t>Estimativa total de horas</w:t>
            </w:r>
          </w:p>
        </w:tc>
        <w:tc>
          <w:tcPr>
            <w:tcW w:w="1695" w:type="dxa"/>
            <w:vAlign w:val="center"/>
          </w:tcPr>
          <w:p w14:paraId="3FFC08DE" w14:textId="2C7809BD" w:rsidR="00990FAF" w:rsidRDefault="00990FAF" w:rsidP="0045501B">
            <w:pPr>
              <w:pStyle w:val="TE-CorpoTabela"/>
            </w:pPr>
            <w:r>
              <w:t>355</w:t>
            </w:r>
          </w:p>
        </w:tc>
      </w:tr>
    </w:tbl>
    <w:p w14:paraId="51B8293B" w14:textId="331B88AB" w:rsidR="007424B5" w:rsidDel="00E12009" w:rsidRDefault="007424B5" w:rsidP="0045501B">
      <w:pPr>
        <w:pStyle w:val="TE-LegendaQuadro"/>
        <w:numPr>
          <w:ilvl w:val="0"/>
          <w:numId w:val="0"/>
        </w:numPr>
        <w:jc w:val="left"/>
      </w:pPr>
    </w:p>
    <w:p w14:paraId="4361217C" w14:textId="326C1AA8" w:rsidR="00990FAF" w:rsidRDefault="00990FAF" w:rsidP="00990FAF">
      <w:pPr>
        <w:pStyle w:val="TE-FonteFiguraQuadroTabela"/>
      </w:pPr>
      <w:r>
        <w:t>(FONTE: PRÓPRIO AUTOR, 2018)</w:t>
      </w:r>
    </w:p>
    <w:p w14:paraId="6282F01D" w14:textId="05DEEE4E" w:rsidR="00727AD2" w:rsidRDefault="00727AD2" w:rsidP="00727AD2">
      <w:pPr>
        <w:pStyle w:val="T2-TituloSecundario"/>
      </w:pPr>
      <w:bookmarkStart w:id="260" w:name="_Toc531976650"/>
      <w:r>
        <w:t>Requisitos funcionais</w:t>
      </w:r>
      <w:bookmarkEnd w:id="260"/>
    </w:p>
    <w:p w14:paraId="355480D3" w14:textId="50EC8E97" w:rsidR="00727AD2" w:rsidRDefault="00727AD2" w:rsidP="00727AD2">
      <w:pPr>
        <w:pStyle w:val="TE-Normal"/>
      </w:pPr>
      <w:r>
        <w:lastRenderedPageBreak/>
        <w:t xml:space="preserve">O Quadro </w:t>
      </w:r>
      <w:r w:rsidR="00432609">
        <w:t>3</w:t>
      </w:r>
      <w:r w:rsidR="00432609" w:rsidRPr="00727AD2">
        <w:t xml:space="preserve"> </w:t>
      </w:r>
      <w:r w:rsidRPr="00727AD2">
        <w:t xml:space="preserve">apresenta </w:t>
      </w:r>
      <w:r>
        <w:t>os requisitos funcionais</w:t>
      </w:r>
      <w:r w:rsidR="00707D6F">
        <w:t>,</w:t>
      </w:r>
      <w:r>
        <w:t xml:space="preserve"> que serão primordiais </w:t>
      </w:r>
      <w:r w:rsidR="00BF5463">
        <w:t>na fase de implementação para que o sistema tenha um correto desempenho</w:t>
      </w:r>
      <w:r>
        <w:t xml:space="preserve">, definidos por uma prioridade de alta, </w:t>
      </w:r>
      <w:r w:rsidR="00AC58FE">
        <w:t>mé</w:t>
      </w:r>
      <w:r>
        <w:t xml:space="preserve">dia e baixa, eles foram descritos baseados nas histórias de usuários descritas no </w:t>
      </w:r>
      <w:r w:rsidR="00707D6F">
        <w:t>Q</w:t>
      </w:r>
      <w:r>
        <w:t xml:space="preserve">uadro </w:t>
      </w:r>
      <w:r w:rsidR="00707D6F">
        <w:t>2</w:t>
      </w:r>
      <w:r>
        <w:t xml:space="preserve">, </w:t>
      </w:r>
      <w:r w:rsidRPr="00727AD2">
        <w:t xml:space="preserve">que </w:t>
      </w:r>
      <w:r w:rsidR="00BF5463">
        <w:t>serão de grande importância no desenvolvimento e andamento do projeto.</w:t>
      </w:r>
    </w:p>
    <w:p w14:paraId="63627AC3" w14:textId="45C76167" w:rsidR="00E12009" w:rsidRPr="00727AD2" w:rsidRDefault="00BF4333" w:rsidP="0045501B">
      <w:pPr>
        <w:pStyle w:val="TE-LegendaQuadro"/>
      </w:pPr>
      <w:bookmarkStart w:id="261" w:name="_Toc528068249"/>
      <w:bookmarkStart w:id="262" w:name="_Toc531970224"/>
      <w:bookmarkEnd w:id="261"/>
      <w:r>
        <w:t>Requisitos funcionais</w:t>
      </w:r>
      <w:bookmarkEnd w:id="262"/>
    </w:p>
    <w:tbl>
      <w:tblPr>
        <w:tblStyle w:val="Tabelacomgrade"/>
        <w:tblW w:w="0" w:type="auto"/>
        <w:tblLook w:val="04A0" w:firstRow="1" w:lastRow="0" w:firstColumn="1" w:lastColumn="0" w:noHBand="0" w:noVBand="1"/>
      </w:tblPr>
      <w:tblGrid>
        <w:gridCol w:w="1555"/>
        <w:gridCol w:w="7506"/>
      </w:tblGrid>
      <w:tr w:rsidR="006759C5" w14:paraId="718E64A3" w14:textId="77777777" w:rsidTr="006759C5">
        <w:tc>
          <w:tcPr>
            <w:tcW w:w="9061" w:type="dxa"/>
            <w:gridSpan w:val="2"/>
            <w:vAlign w:val="center"/>
          </w:tcPr>
          <w:p w14:paraId="2D60B1B6" w14:textId="59266BDC" w:rsidR="006759C5" w:rsidRPr="00713FF6" w:rsidRDefault="006759C5" w:rsidP="0045501B">
            <w:pPr>
              <w:pStyle w:val="TE-CorpoTabela"/>
            </w:pPr>
            <w:r w:rsidRPr="00713FF6">
              <w:t>R.F Requisitos Funcionais</w:t>
            </w:r>
          </w:p>
        </w:tc>
      </w:tr>
      <w:tr w:rsidR="006759C5" w:rsidRPr="00E72F62" w14:paraId="66FC774C" w14:textId="77777777" w:rsidTr="006759C5">
        <w:trPr>
          <w:trHeight w:val="503"/>
        </w:trPr>
        <w:tc>
          <w:tcPr>
            <w:tcW w:w="9061" w:type="dxa"/>
            <w:gridSpan w:val="2"/>
            <w:shd w:val="clear" w:color="auto" w:fill="D9D9D9" w:themeFill="background1" w:themeFillShade="D9"/>
            <w:vAlign w:val="center"/>
          </w:tcPr>
          <w:p w14:paraId="431DBD85" w14:textId="5BADD70C" w:rsidR="006759C5" w:rsidRPr="00713FF6" w:rsidRDefault="006759C5" w:rsidP="0045501B">
            <w:pPr>
              <w:pStyle w:val="TE-CorpoTabela"/>
            </w:pPr>
            <w:r w:rsidRPr="00713FF6">
              <w:t>R.F 01</w:t>
            </w:r>
          </w:p>
        </w:tc>
      </w:tr>
      <w:tr w:rsidR="006759C5" w14:paraId="4FC227F7" w14:textId="77777777" w:rsidTr="006759C5">
        <w:tc>
          <w:tcPr>
            <w:tcW w:w="1555" w:type="dxa"/>
            <w:vAlign w:val="center"/>
          </w:tcPr>
          <w:p w14:paraId="74C87437" w14:textId="371FCDA3" w:rsidR="006759C5" w:rsidRPr="00713FF6" w:rsidRDefault="006759C5" w:rsidP="0045501B">
            <w:pPr>
              <w:pStyle w:val="TE-CorpoTabela"/>
            </w:pPr>
            <w:r w:rsidRPr="00713FF6">
              <w:t>Nome:</w:t>
            </w:r>
          </w:p>
        </w:tc>
        <w:tc>
          <w:tcPr>
            <w:tcW w:w="7506" w:type="dxa"/>
            <w:vAlign w:val="center"/>
          </w:tcPr>
          <w:p w14:paraId="491F45B6" w14:textId="63AE20D8" w:rsidR="006759C5" w:rsidRPr="0045501B" w:rsidRDefault="00BF5463" w:rsidP="0045501B">
            <w:pPr>
              <w:pStyle w:val="TE-CorpoTabela"/>
            </w:pPr>
            <w:r w:rsidRPr="0045501B">
              <w:t>Validaç</w:t>
            </w:r>
            <w:r w:rsidR="005560C2" w:rsidRPr="0045501B">
              <w:t>ão</w:t>
            </w:r>
            <w:r w:rsidRPr="0045501B">
              <w:t xml:space="preserve"> de ações sobre botões</w:t>
            </w:r>
          </w:p>
        </w:tc>
      </w:tr>
      <w:tr w:rsidR="006759C5" w14:paraId="6D9CA7C3" w14:textId="77777777" w:rsidTr="006759C5">
        <w:tc>
          <w:tcPr>
            <w:tcW w:w="1555" w:type="dxa"/>
            <w:vAlign w:val="center"/>
          </w:tcPr>
          <w:p w14:paraId="7D40DB41" w14:textId="55EAD524" w:rsidR="006759C5" w:rsidRPr="00713FF6" w:rsidRDefault="006759C5" w:rsidP="0045501B">
            <w:pPr>
              <w:pStyle w:val="TE-CorpoTabela"/>
            </w:pPr>
            <w:r w:rsidRPr="00713FF6">
              <w:t>Descrição:</w:t>
            </w:r>
          </w:p>
        </w:tc>
        <w:tc>
          <w:tcPr>
            <w:tcW w:w="7506" w:type="dxa"/>
            <w:vAlign w:val="center"/>
          </w:tcPr>
          <w:p w14:paraId="3C283597" w14:textId="5ACB3832" w:rsidR="006759C5" w:rsidRPr="0045501B" w:rsidRDefault="00BF5463" w:rsidP="0045501B">
            <w:pPr>
              <w:pStyle w:val="TE-CorpoTabela"/>
            </w:pPr>
            <w:r w:rsidRPr="0045501B">
              <w:t xml:space="preserve">Quando um usuário clicar sobre um botão </w:t>
            </w:r>
            <w:r w:rsidR="00141FD8" w:rsidRPr="0045501B">
              <w:t xml:space="preserve">que tenha uma ação de sair, concluir, iniciar, finalizar ou excluir </w:t>
            </w:r>
            <w:r w:rsidRPr="0045501B">
              <w:t>no sistema, este deve ter confirmações de clique, para que se acidentalmente</w:t>
            </w:r>
            <w:r w:rsidR="00141FD8" w:rsidRPr="0045501B">
              <w:t xml:space="preserve"> haja o clique sobre algum destes</w:t>
            </w:r>
            <w:r w:rsidRPr="0045501B">
              <w:t>,</w:t>
            </w:r>
            <w:r w:rsidR="00141FD8" w:rsidRPr="0045501B">
              <w:t xml:space="preserve"> ele</w:t>
            </w:r>
            <w:r w:rsidRPr="0045501B">
              <w:t xml:space="preserve"> n</w:t>
            </w:r>
            <w:r w:rsidR="00141FD8" w:rsidRPr="0045501B">
              <w:t>ão venha a ter um aborrecimento</w:t>
            </w:r>
            <w:r w:rsidRPr="0045501B">
              <w:t xml:space="preserve"> sobre o sistema.</w:t>
            </w:r>
          </w:p>
        </w:tc>
      </w:tr>
      <w:tr w:rsidR="006759C5" w14:paraId="126DD38A" w14:textId="77777777" w:rsidTr="006759C5">
        <w:tc>
          <w:tcPr>
            <w:tcW w:w="1555" w:type="dxa"/>
            <w:vAlign w:val="center"/>
          </w:tcPr>
          <w:p w14:paraId="7C06EBAD" w14:textId="2CFFB785" w:rsidR="006759C5" w:rsidRPr="00713FF6" w:rsidRDefault="006759C5" w:rsidP="0045501B">
            <w:pPr>
              <w:pStyle w:val="TE-CorpoTabela"/>
            </w:pPr>
            <w:r w:rsidRPr="00713FF6">
              <w:t>Prioridade:</w:t>
            </w:r>
          </w:p>
        </w:tc>
        <w:tc>
          <w:tcPr>
            <w:tcW w:w="7506" w:type="dxa"/>
            <w:vAlign w:val="center"/>
          </w:tcPr>
          <w:p w14:paraId="308C538B" w14:textId="77C281DA" w:rsidR="006759C5" w:rsidRPr="0045501B" w:rsidRDefault="001A5F69" w:rsidP="0045501B">
            <w:pPr>
              <w:pStyle w:val="TE-CorpoTabela"/>
            </w:pPr>
            <w:r w:rsidRPr="0045501B">
              <w:t>Baixa</w:t>
            </w:r>
          </w:p>
        </w:tc>
      </w:tr>
      <w:tr w:rsidR="006759C5" w:rsidRPr="00E72F62" w14:paraId="486D7F13" w14:textId="77777777" w:rsidTr="00727AD2">
        <w:trPr>
          <w:trHeight w:val="503"/>
        </w:trPr>
        <w:tc>
          <w:tcPr>
            <w:tcW w:w="9061" w:type="dxa"/>
            <w:gridSpan w:val="2"/>
            <w:shd w:val="clear" w:color="auto" w:fill="D9D9D9" w:themeFill="background1" w:themeFillShade="D9"/>
            <w:vAlign w:val="center"/>
          </w:tcPr>
          <w:p w14:paraId="67E146FE" w14:textId="611734BF" w:rsidR="006759C5" w:rsidRPr="00713FF6" w:rsidRDefault="006759C5" w:rsidP="0045501B">
            <w:pPr>
              <w:pStyle w:val="TE-CorpoTabela"/>
            </w:pPr>
            <w:r w:rsidRPr="00713FF6">
              <w:t>R.F 02</w:t>
            </w:r>
          </w:p>
        </w:tc>
      </w:tr>
      <w:tr w:rsidR="006759C5" w14:paraId="5C10859B" w14:textId="77777777" w:rsidTr="00727AD2">
        <w:tc>
          <w:tcPr>
            <w:tcW w:w="1555" w:type="dxa"/>
            <w:vAlign w:val="center"/>
          </w:tcPr>
          <w:p w14:paraId="2BB0DEF6" w14:textId="77777777" w:rsidR="006759C5" w:rsidRPr="00713FF6" w:rsidRDefault="006759C5" w:rsidP="0045501B">
            <w:pPr>
              <w:pStyle w:val="TE-CorpoTabela"/>
            </w:pPr>
            <w:r w:rsidRPr="00713FF6">
              <w:t>Nome:</w:t>
            </w:r>
          </w:p>
        </w:tc>
        <w:tc>
          <w:tcPr>
            <w:tcW w:w="7506" w:type="dxa"/>
            <w:vAlign w:val="center"/>
          </w:tcPr>
          <w:p w14:paraId="3B663BCA" w14:textId="66974673" w:rsidR="006759C5" w:rsidRPr="0045501B" w:rsidRDefault="00913A7F" w:rsidP="0045501B">
            <w:pPr>
              <w:pStyle w:val="TE-CorpoTabela"/>
            </w:pPr>
            <w:r w:rsidRPr="0045501B">
              <w:t>Acesso</w:t>
            </w:r>
            <w:r w:rsidR="005560C2" w:rsidRPr="0045501B">
              <w:t>s</w:t>
            </w:r>
            <w:r w:rsidRPr="0045501B">
              <w:t xml:space="preserve"> ao sistema</w:t>
            </w:r>
          </w:p>
        </w:tc>
      </w:tr>
      <w:tr w:rsidR="006759C5" w14:paraId="4183D834" w14:textId="77777777" w:rsidTr="00727AD2">
        <w:tc>
          <w:tcPr>
            <w:tcW w:w="1555" w:type="dxa"/>
            <w:vAlign w:val="center"/>
          </w:tcPr>
          <w:p w14:paraId="00E26141" w14:textId="77777777" w:rsidR="006759C5" w:rsidRPr="00713FF6" w:rsidRDefault="006759C5" w:rsidP="0045501B">
            <w:pPr>
              <w:pStyle w:val="TE-CorpoTabela"/>
            </w:pPr>
            <w:r w:rsidRPr="00713FF6">
              <w:t>Descrição:</w:t>
            </w:r>
          </w:p>
        </w:tc>
        <w:tc>
          <w:tcPr>
            <w:tcW w:w="7506" w:type="dxa"/>
            <w:vAlign w:val="center"/>
          </w:tcPr>
          <w:p w14:paraId="60A8A9B8" w14:textId="5288665D" w:rsidR="006759C5" w:rsidRPr="0045501B" w:rsidRDefault="00913A7F" w:rsidP="0045501B">
            <w:pPr>
              <w:pStyle w:val="TE-CorpoTabela"/>
            </w:pPr>
            <w:r w:rsidRPr="0045501B">
              <w:t xml:space="preserve">O acesso ao sistema deverá ser somente com autenticação de usuários </w:t>
            </w:r>
            <w:r w:rsidR="00E04907" w:rsidRPr="0045501B">
              <w:t xml:space="preserve">que estejam </w:t>
            </w:r>
            <w:r w:rsidRPr="0045501B">
              <w:t>devidamente cadastrados em uma base de dados.</w:t>
            </w:r>
          </w:p>
        </w:tc>
      </w:tr>
      <w:tr w:rsidR="006759C5" w14:paraId="3FBD4DA9" w14:textId="77777777" w:rsidTr="00727AD2">
        <w:tc>
          <w:tcPr>
            <w:tcW w:w="1555" w:type="dxa"/>
            <w:vAlign w:val="center"/>
          </w:tcPr>
          <w:p w14:paraId="7A0A0CFE" w14:textId="77777777" w:rsidR="006759C5" w:rsidRPr="00713FF6" w:rsidRDefault="006759C5" w:rsidP="0045501B">
            <w:pPr>
              <w:pStyle w:val="TE-CorpoTabela"/>
            </w:pPr>
            <w:r w:rsidRPr="00713FF6">
              <w:t>Prioridade:</w:t>
            </w:r>
          </w:p>
        </w:tc>
        <w:tc>
          <w:tcPr>
            <w:tcW w:w="7506" w:type="dxa"/>
            <w:vAlign w:val="center"/>
          </w:tcPr>
          <w:p w14:paraId="6EA15EC3" w14:textId="55CBD287" w:rsidR="006759C5" w:rsidRPr="0045501B" w:rsidRDefault="00E04907" w:rsidP="0045501B">
            <w:pPr>
              <w:pStyle w:val="TE-CorpoTabela"/>
            </w:pPr>
            <w:r w:rsidRPr="0045501B">
              <w:t>Alta</w:t>
            </w:r>
          </w:p>
        </w:tc>
      </w:tr>
      <w:tr w:rsidR="00E04907" w14:paraId="77DD1A31" w14:textId="77777777" w:rsidTr="00194C40">
        <w:trPr>
          <w:trHeight w:val="503"/>
        </w:trPr>
        <w:tc>
          <w:tcPr>
            <w:tcW w:w="9061" w:type="dxa"/>
            <w:gridSpan w:val="2"/>
            <w:shd w:val="clear" w:color="auto" w:fill="D9D9D9" w:themeFill="background1" w:themeFillShade="D9"/>
            <w:vAlign w:val="center"/>
          </w:tcPr>
          <w:p w14:paraId="31A090BB" w14:textId="62A890A6" w:rsidR="00E04907" w:rsidRPr="0045501B" w:rsidRDefault="00E04907" w:rsidP="0045501B">
            <w:pPr>
              <w:pStyle w:val="TE-CorpoTabela"/>
            </w:pPr>
            <w:r w:rsidRPr="0045501B">
              <w:t>R.F 03</w:t>
            </w:r>
          </w:p>
        </w:tc>
      </w:tr>
      <w:tr w:rsidR="00E04907" w14:paraId="6D2F5FE2" w14:textId="77777777" w:rsidTr="00194C40">
        <w:tc>
          <w:tcPr>
            <w:tcW w:w="1555" w:type="dxa"/>
            <w:vAlign w:val="center"/>
          </w:tcPr>
          <w:p w14:paraId="7842B5D8" w14:textId="77777777" w:rsidR="00E04907" w:rsidRPr="00713FF6" w:rsidRDefault="00E04907" w:rsidP="0045501B">
            <w:pPr>
              <w:pStyle w:val="TE-CorpoTabela"/>
            </w:pPr>
            <w:r w:rsidRPr="00713FF6">
              <w:t>Nome:</w:t>
            </w:r>
          </w:p>
        </w:tc>
        <w:tc>
          <w:tcPr>
            <w:tcW w:w="7506" w:type="dxa"/>
            <w:vAlign w:val="center"/>
          </w:tcPr>
          <w:p w14:paraId="32471CFA" w14:textId="5A873F9B" w:rsidR="00E04907" w:rsidRPr="0045501B" w:rsidRDefault="00E04907" w:rsidP="0045501B">
            <w:pPr>
              <w:pStyle w:val="TE-CorpoTabela"/>
            </w:pPr>
            <w:r w:rsidRPr="0045501B">
              <w:t>Acesso</w:t>
            </w:r>
            <w:r w:rsidR="005560C2" w:rsidRPr="0045501B">
              <w:t>s</w:t>
            </w:r>
            <w:r w:rsidRPr="0045501B">
              <w:t xml:space="preserve"> de alunos </w:t>
            </w:r>
            <w:r w:rsidR="00141FD8" w:rsidRPr="0045501B">
              <w:t xml:space="preserve">bloqueados </w:t>
            </w:r>
            <w:r w:rsidRPr="0045501B">
              <w:t xml:space="preserve">ao sistema </w:t>
            </w:r>
          </w:p>
        </w:tc>
      </w:tr>
      <w:tr w:rsidR="00E04907" w:rsidRPr="00E04907" w14:paraId="4A5724C8" w14:textId="77777777" w:rsidTr="00194C40">
        <w:tc>
          <w:tcPr>
            <w:tcW w:w="1555" w:type="dxa"/>
            <w:vAlign w:val="center"/>
          </w:tcPr>
          <w:p w14:paraId="4D7E62BA" w14:textId="77777777" w:rsidR="00E04907" w:rsidRPr="00713FF6" w:rsidRDefault="00E04907" w:rsidP="0045501B">
            <w:pPr>
              <w:pStyle w:val="TE-CorpoTabela"/>
            </w:pPr>
            <w:r w:rsidRPr="00713FF6">
              <w:t>Descrição:</w:t>
            </w:r>
          </w:p>
        </w:tc>
        <w:tc>
          <w:tcPr>
            <w:tcW w:w="7506" w:type="dxa"/>
            <w:vAlign w:val="center"/>
          </w:tcPr>
          <w:p w14:paraId="049E5CB4" w14:textId="00C6374D" w:rsidR="00E04907" w:rsidRPr="0045501B" w:rsidRDefault="00E04907" w:rsidP="0045501B">
            <w:pPr>
              <w:pStyle w:val="TE-CorpoTabela"/>
            </w:pPr>
            <w:r w:rsidRPr="0045501B">
              <w:t>Se o acesso de um aluno estiver bloqueado este não deverá conseguir autenticar-se no sistema.</w:t>
            </w:r>
          </w:p>
        </w:tc>
      </w:tr>
      <w:tr w:rsidR="00E04907" w14:paraId="48ADF82D" w14:textId="77777777" w:rsidTr="00194C40">
        <w:tc>
          <w:tcPr>
            <w:tcW w:w="1555" w:type="dxa"/>
            <w:vAlign w:val="center"/>
          </w:tcPr>
          <w:p w14:paraId="0C2AD9C3" w14:textId="77777777" w:rsidR="00E04907" w:rsidRPr="00713FF6" w:rsidRDefault="00E04907" w:rsidP="0045501B">
            <w:pPr>
              <w:pStyle w:val="TE-CorpoTabela"/>
            </w:pPr>
            <w:r w:rsidRPr="00713FF6">
              <w:t>Prioridade:</w:t>
            </w:r>
          </w:p>
        </w:tc>
        <w:tc>
          <w:tcPr>
            <w:tcW w:w="7506" w:type="dxa"/>
            <w:vAlign w:val="center"/>
          </w:tcPr>
          <w:p w14:paraId="62F0BDCB" w14:textId="77777777" w:rsidR="00E04907" w:rsidRPr="0045501B" w:rsidRDefault="00E04907" w:rsidP="0045501B">
            <w:pPr>
              <w:pStyle w:val="TE-CorpoTabela"/>
            </w:pPr>
            <w:r w:rsidRPr="0045501B">
              <w:t>Alta</w:t>
            </w:r>
          </w:p>
        </w:tc>
      </w:tr>
      <w:tr w:rsidR="00E04907" w:rsidRPr="00E04907" w14:paraId="41B0A1E8" w14:textId="77777777" w:rsidTr="00194C40">
        <w:trPr>
          <w:trHeight w:val="503"/>
        </w:trPr>
        <w:tc>
          <w:tcPr>
            <w:tcW w:w="9061" w:type="dxa"/>
            <w:gridSpan w:val="2"/>
            <w:shd w:val="clear" w:color="auto" w:fill="D9D9D9" w:themeFill="background1" w:themeFillShade="D9"/>
            <w:vAlign w:val="center"/>
          </w:tcPr>
          <w:p w14:paraId="5767BC53" w14:textId="0461FF6B" w:rsidR="00E04907" w:rsidRPr="0045501B" w:rsidRDefault="00E04907" w:rsidP="0045501B">
            <w:pPr>
              <w:pStyle w:val="TE-CorpoTabela"/>
            </w:pPr>
            <w:r w:rsidRPr="0045501B">
              <w:t>R.F 04</w:t>
            </w:r>
          </w:p>
        </w:tc>
      </w:tr>
      <w:tr w:rsidR="00E04907" w:rsidRPr="00E04907" w14:paraId="288E69CD" w14:textId="77777777" w:rsidTr="00194C40">
        <w:tc>
          <w:tcPr>
            <w:tcW w:w="1555" w:type="dxa"/>
            <w:vAlign w:val="center"/>
          </w:tcPr>
          <w:p w14:paraId="30400E62" w14:textId="77777777" w:rsidR="00E04907" w:rsidRPr="00713FF6" w:rsidRDefault="00E04907" w:rsidP="0045501B">
            <w:pPr>
              <w:pStyle w:val="TE-CorpoTabela"/>
            </w:pPr>
            <w:r w:rsidRPr="00713FF6">
              <w:t>Nome:</w:t>
            </w:r>
          </w:p>
        </w:tc>
        <w:tc>
          <w:tcPr>
            <w:tcW w:w="7506" w:type="dxa"/>
            <w:vAlign w:val="center"/>
          </w:tcPr>
          <w:p w14:paraId="24749BEC" w14:textId="54769EBD" w:rsidR="00E04907" w:rsidRPr="0045501B" w:rsidRDefault="00E04907" w:rsidP="0045501B">
            <w:pPr>
              <w:pStyle w:val="TE-CorpoTabela"/>
            </w:pPr>
            <w:r w:rsidRPr="0045501B">
              <w:t xml:space="preserve"> </w:t>
            </w:r>
            <w:r w:rsidR="005560C2" w:rsidRPr="0045501B">
              <w:t xml:space="preserve">Acessos </w:t>
            </w:r>
            <w:r w:rsidR="008E19C1" w:rsidRPr="0045501B">
              <w:t>de alunos simultâneos</w:t>
            </w:r>
            <w:r w:rsidRPr="0045501B">
              <w:t xml:space="preserve"> </w:t>
            </w:r>
            <w:r w:rsidR="008E19C1" w:rsidRPr="0045501B">
              <w:t>limitados</w:t>
            </w:r>
          </w:p>
        </w:tc>
      </w:tr>
      <w:tr w:rsidR="00E04907" w:rsidRPr="00E04907" w14:paraId="56C966AF" w14:textId="77777777" w:rsidTr="00194C40">
        <w:tc>
          <w:tcPr>
            <w:tcW w:w="1555" w:type="dxa"/>
            <w:vAlign w:val="center"/>
          </w:tcPr>
          <w:p w14:paraId="7A7DB8BB" w14:textId="77777777" w:rsidR="00E04907" w:rsidRPr="00713FF6" w:rsidRDefault="00E04907" w:rsidP="0045501B">
            <w:pPr>
              <w:pStyle w:val="TE-CorpoTabela"/>
            </w:pPr>
            <w:r w:rsidRPr="00713FF6">
              <w:t>Descrição:</w:t>
            </w:r>
          </w:p>
        </w:tc>
        <w:tc>
          <w:tcPr>
            <w:tcW w:w="7506" w:type="dxa"/>
            <w:vAlign w:val="center"/>
          </w:tcPr>
          <w:p w14:paraId="4424E747" w14:textId="2550287C" w:rsidR="00E04907" w:rsidRPr="0045501B" w:rsidRDefault="008E19C1" w:rsidP="0045501B">
            <w:pPr>
              <w:pStyle w:val="TE-CorpoTabela"/>
            </w:pPr>
            <w:r w:rsidRPr="0045501B">
              <w:t>Enquanto o aluno estiver autenticado no sistema, este não irá conseguir se autenticar em outro dispositivo como os mesmos dados de acesso</w:t>
            </w:r>
            <w:r w:rsidR="00B25BC9" w:rsidRPr="0045501B">
              <w:t>.</w:t>
            </w:r>
          </w:p>
        </w:tc>
      </w:tr>
      <w:tr w:rsidR="00E04907" w:rsidRPr="00E04907" w14:paraId="61A0B17E" w14:textId="77777777" w:rsidTr="00194C40">
        <w:tc>
          <w:tcPr>
            <w:tcW w:w="1555" w:type="dxa"/>
            <w:vAlign w:val="center"/>
          </w:tcPr>
          <w:p w14:paraId="077523E4" w14:textId="77777777" w:rsidR="00E04907" w:rsidRPr="00713FF6" w:rsidRDefault="00E04907" w:rsidP="0045501B">
            <w:pPr>
              <w:pStyle w:val="TE-CorpoTabela"/>
            </w:pPr>
            <w:r w:rsidRPr="00713FF6">
              <w:t>Prioridade:</w:t>
            </w:r>
          </w:p>
        </w:tc>
        <w:tc>
          <w:tcPr>
            <w:tcW w:w="7506" w:type="dxa"/>
            <w:vAlign w:val="center"/>
          </w:tcPr>
          <w:p w14:paraId="33EE8CEA" w14:textId="1562C2AE" w:rsidR="00E04907" w:rsidRPr="0045501B" w:rsidRDefault="008E19C1" w:rsidP="0045501B">
            <w:pPr>
              <w:pStyle w:val="TE-CorpoTabela"/>
            </w:pPr>
            <w:r w:rsidRPr="0045501B">
              <w:t>M</w:t>
            </w:r>
            <w:r w:rsidR="00AC58FE" w:rsidRPr="0045501B">
              <w:t>é</w:t>
            </w:r>
            <w:r w:rsidRPr="0045501B">
              <w:t>dia</w:t>
            </w:r>
          </w:p>
        </w:tc>
      </w:tr>
      <w:tr w:rsidR="008E19C1" w:rsidRPr="00E04907" w14:paraId="77D2AD8D" w14:textId="77777777" w:rsidTr="00194C40">
        <w:trPr>
          <w:trHeight w:val="503"/>
        </w:trPr>
        <w:tc>
          <w:tcPr>
            <w:tcW w:w="9061" w:type="dxa"/>
            <w:gridSpan w:val="2"/>
            <w:shd w:val="clear" w:color="auto" w:fill="D9D9D9" w:themeFill="background1" w:themeFillShade="D9"/>
            <w:vAlign w:val="center"/>
          </w:tcPr>
          <w:p w14:paraId="1EA33FC8" w14:textId="1CB7001A" w:rsidR="008E19C1" w:rsidRPr="0045501B" w:rsidRDefault="008E19C1" w:rsidP="0045501B">
            <w:pPr>
              <w:pStyle w:val="TE-CorpoTabela"/>
            </w:pPr>
            <w:r w:rsidRPr="0045501B">
              <w:t>R.F 05</w:t>
            </w:r>
          </w:p>
        </w:tc>
      </w:tr>
      <w:tr w:rsidR="008E19C1" w:rsidRPr="00E04907" w14:paraId="7929C996" w14:textId="77777777" w:rsidTr="00194C40">
        <w:tc>
          <w:tcPr>
            <w:tcW w:w="1555" w:type="dxa"/>
            <w:vAlign w:val="center"/>
          </w:tcPr>
          <w:p w14:paraId="6858E884" w14:textId="77777777" w:rsidR="008E19C1" w:rsidRPr="00713FF6" w:rsidRDefault="008E19C1" w:rsidP="0045501B">
            <w:pPr>
              <w:pStyle w:val="TE-CorpoTabela"/>
            </w:pPr>
            <w:r w:rsidRPr="00713FF6">
              <w:t>Nome:</w:t>
            </w:r>
          </w:p>
        </w:tc>
        <w:tc>
          <w:tcPr>
            <w:tcW w:w="7506" w:type="dxa"/>
            <w:vAlign w:val="center"/>
          </w:tcPr>
          <w:p w14:paraId="35DCF82E" w14:textId="642966E7" w:rsidR="008E19C1" w:rsidRPr="0045501B" w:rsidRDefault="008E19C1" w:rsidP="0045501B">
            <w:pPr>
              <w:pStyle w:val="TE-CorpoTabela"/>
            </w:pPr>
            <w:r w:rsidRPr="0045501B">
              <w:t xml:space="preserve"> Acessos </w:t>
            </w:r>
            <w:r w:rsidR="005560C2" w:rsidRPr="0045501B">
              <w:t>ao conteúdo do sistema</w:t>
            </w:r>
            <w:r w:rsidR="00141FD8" w:rsidRPr="0045501B">
              <w:t xml:space="preserve"> limitado</w:t>
            </w:r>
            <w:r w:rsidR="005560C2" w:rsidRPr="0045501B">
              <w:t xml:space="preserve"> por níveis de usuários</w:t>
            </w:r>
          </w:p>
        </w:tc>
      </w:tr>
      <w:tr w:rsidR="008E19C1" w:rsidRPr="00E04907" w14:paraId="1B444126" w14:textId="77777777" w:rsidTr="00194C40">
        <w:tc>
          <w:tcPr>
            <w:tcW w:w="1555" w:type="dxa"/>
            <w:vAlign w:val="center"/>
          </w:tcPr>
          <w:p w14:paraId="53276744" w14:textId="77777777" w:rsidR="008E19C1" w:rsidRPr="00713FF6" w:rsidRDefault="008E19C1" w:rsidP="0045501B">
            <w:pPr>
              <w:pStyle w:val="TE-CorpoTabela"/>
            </w:pPr>
            <w:r w:rsidRPr="00713FF6">
              <w:t>Descrição:</w:t>
            </w:r>
          </w:p>
        </w:tc>
        <w:tc>
          <w:tcPr>
            <w:tcW w:w="7506" w:type="dxa"/>
            <w:vAlign w:val="center"/>
          </w:tcPr>
          <w:p w14:paraId="29B18B93" w14:textId="7BFC7A02" w:rsidR="008E19C1" w:rsidRPr="0045501B" w:rsidRDefault="00A015EA" w:rsidP="0045501B">
            <w:pPr>
              <w:pStyle w:val="TE-CorpoTabela"/>
            </w:pPr>
            <w:r w:rsidRPr="0045501B">
              <w:t>O</w:t>
            </w:r>
            <w:r w:rsidR="005560C2" w:rsidRPr="0045501B">
              <w:t xml:space="preserve"> acesso ao conteúdo e as ações sobre o sistema </w:t>
            </w:r>
            <w:r w:rsidRPr="0045501B">
              <w:t>deve ser</w:t>
            </w:r>
            <w:r w:rsidR="005560C2" w:rsidRPr="0045501B">
              <w:t xml:space="preserve"> classificado</w:t>
            </w:r>
            <w:r w:rsidR="00141FD8" w:rsidRPr="0045501B">
              <w:t xml:space="preserve"> e</w:t>
            </w:r>
            <w:r w:rsidR="001A5F69" w:rsidRPr="0045501B">
              <w:t xml:space="preserve"> </w:t>
            </w:r>
            <w:r w:rsidR="00141FD8" w:rsidRPr="0045501B">
              <w:t>limitado</w:t>
            </w:r>
            <w:r w:rsidR="005560C2" w:rsidRPr="0045501B">
              <w:t xml:space="preserve"> de acordo com o nível de usuário, sendo eles: coordenador, regente, professor e aluno.</w:t>
            </w:r>
          </w:p>
        </w:tc>
      </w:tr>
      <w:tr w:rsidR="008E19C1" w:rsidRPr="00E04907" w14:paraId="2C1788AA" w14:textId="77777777" w:rsidTr="00194C40">
        <w:tc>
          <w:tcPr>
            <w:tcW w:w="1555" w:type="dxa"/>
            <w:vAlign w:val="center"/>
          </w:tcPr>
          <w:p w14:paraId="248411DE" w14:textId="77777777" w:rsidR="008E19C1" w:rsidRPr="00713FF6" w:rsidRDefault="008E19C1" w:rsidP="0045501B">
            <w:pPr>
              <w:pStyle w:val="TE-CorpoTabela"/>
            </w:pPr>
            <w:r w:rsidRPr="00713FF6">
              <w:t>Prioridade:</w:t>
            </w:r>
          </w:p>
        </w:tc>
        <w:tc>
          <w:tcPr>
            <w:tcW w:w="7506" w:type="dxa"/>
            <w:vAlign w:val="center"/>
          </w:tcPr>
          <w:p w14:paraId="79AE3AED" w14:textId="41DBBED7" w:rsidR="008E19C1" w:rsidRPr="0045501B" w:rsidRDefault="00AC58FE" w:rsidP="0045501B">
            <w:pPr>
              <w:pStyle w:val="TE-CorpoTabela"/>
            </w:pPr>
            <w:r w:rsidRPr="0045501B">
              <w:t>Mé</w:t>
            </w:r>
            <w:r w:rsidR="005560C2" w:rsidRPr="0045501B">
              <w:t>dia</w:t>
            </w:r>
          </w:p>
        </w:tc>
      </w:tr>
      <w:tr w:rsidR="00A015EA" w:rsidRPr="00E04907" w14:paraId="18283FA8" w14:textId="77777777" w:rsidTr="00194C40">
        <w:trPr>
          <w:trHeight w:val="503"/>
        </w:trPr>
        <w:tc>
          <w:tcPr>
            <w:tcW w:w="9061" w:type="dxa"/>
            <w:gridSpan w:val="2"/>
            <w:shd w:val="clear" w:color="auto" w:fill="D9D9D9" w:themeFill="background1" w:themeFillShade="D9"/>
            <w:vAlign w:val="center"/>
          </w:tcPr>
          <w:p w14:paraId="4462AA33" w14:textId="6596A9EB" w:rsidR="00A015EA" w:rsidRPr="0045501B" w:rsidRDefault="00A015EA" w:rsidP="0045501B">
            <w:pPr>
              <w:pStyle w:val="TE-CorpoTabela"/>
            </w:pPr>
            <w:r w:rsidRPr="0045501B">
              <w:t>R.F 06</w:t>
            </w:r>
          </w:p>
        </w:tc>
      </w:tr>
      <w:tr w:rsidR="00A015EA" w:rsidRPr="00E04907" w14:paraId="2041BE91" w14:textId="77777777" w:rsidTr="00194C40">
        <w:tc>
          <w:tcPr>
            <w:tcW w:w="1555" w:type="dxa"/>
            <w:vAlign w:val="center"/>
          </w:tcPr>
          <w:p w14:paraId="5B1ED903" w14:textId="77777777" w:rsidR="00A015EA" w:rsidRPr="00713FF6" w:rsidRDefault="00A015EA" w:rsidP="0045501B">
            <w:pPr>
              <w:pStyle w:val="TE-CorpoTabela"/>
            </w:pPr>
            <w:r w:rsidRPr="00713FF6">
              <w:t>Nome:</w:t>
            </w:r>
          </w:p>
        </w:tc>
        <w:tc>
          <w:tcPr>
            <w:tcW w:w="7506" w:type="dxa"/>
            <w:vAlign w:val="center"/>
          </w:tcPr>
          <w:p w14:paraId="49781EC8" w14:textId="72E01CF7" w:rsidR="00A015EA" w:rsidRPr="0045501B" w:rsidRDefault="00A015EA" w:rsidP="0045501B">
            <w:pPr>
              <w:pStyle w:val="TE-CorpoTabela"/>
            </w:pPr>
            <w:r w:rsidRPr="0045501B">
              <w:t xml:space="preserve"> Acessos </w:t>
            </w:r>
            <w:r w:rsidR="001A5F69" w:rsidRPr="0045501B">
              <w:t>ao sistema com o nível de coordenador</w:t>
            </w:r>
          </w:p>
        </w:tc>
      </w:tr>
      <w:tr w:rsidR="00A015EA" w:rsidRPr="00E04907" w14:paraId="5F6B6E81" w14:textId="77777777" w:rsidTr="00194C40">
        <w:tc>
          <w:tcPr>
            <w:tcW w:w="1555" w:type="dxa"/>
            <w:vAlign w:val="center"/>
          </w:tcPr>
          <w:p w14:paraId="15388756" w14:textId="77777777" w:rsidR="00A015EA" w:rsidRPr="00713FF6" w:rsidRDefault="00A015EA" w:rsidP="0045501B">
            <w:pPr>
              <w:pStyle w:val="TE-CorpoTabela"/>
            </w:pPr>
            <w:r w:rsidRPr="00713FF6">
              <w:t>Descrição:</w:t>
            </w:r>
          </w:p>
        </w:tc>
        <w:tc>
          <w:tcPr>
            <w:tcW w:w="7506" w:type="dxa"/>
            <w:vAlign w:val="center"/>
          </w:tcPr>
          <w:p w14:paraId="34ACACBC" w14:textId="3840B442" w:rsidR="00A015EA" w:rsidRPr="0045501B" w:rsidRDefault="001A5F69" w:rsidP="0045501B">
            <w:pPr>
              <w:pStyle w:val="TE-CorpoTabela"/>
            </w:pPr>
            <w:r w:rsidRPr="0045501B">
              <w:t>Este deverá ter gerenciamento por completo sobre todos os R.F do sistema</w:t>
            </w:r>
            <w:r w:rsidR="00B25BC9" w:rsidRPr="0045501B">
              <w:t>.</w:t>
            </w:r>
          </w:p>
        </w:tc>
      </w:tr>
      <w:tr w:rsidR="00A015EA" w:rsidRPr="00E04907" w14:paraId="37B10929" w14:textId="77777777" w:rsidTr="00194C40">
        <w:tc>
          <w:tcPr>
            <w:tcW w:w="1555" w:type="dxa"/>
            <w:vAlign w:val="center"/>
          </w:tcPr>
          <w:p w14:paraId="377B2C45" w14:textId="77777777" w:rsidR="00A015EA" w:rsidRPr="00713FF6" w:rsidRDefault="00A015EA" w:rsidP="0045501B">
            <w:pPr>
              <w:pStyle w:val="TE-CorpoTabela"/>
            </w:pPr>
            <w:r w:rsidRPr="00713FF6">
              <w:t>Prioridade:</w:t>
            </w:r>
          </w:p>
        </w:tc>
        <w:tc>
          <w:tcPr>
            <w:tcW w:w="7506" w:type="dxa"/>
            <w:vAlign w:val="center"/>
          </w:tcPr>
          <w:p w14:paraId="0B5E3201" w14:textId="5C7A40E1" w:rsidR="00A015EA" w:rsidRPr="0045501B" w:rsidRDefault="00AC58FE" w:rsidP="0045501B">
            <w:pPr>
              <w:pStyle w:val="TE-CorpoTabela"/>
            </w:pPr>
            <w:r w:rsidRPr="0045501B">
              <w:t>Mé</w:t>
            </w:r>
            <w:r w:rsidR="00A015EA" w:rsidRPr="0045501B">
              <w:t>dia</w:t>
            </w:r>
          </w:p>
        </w:tc>
      </w:tr>
      <w:tr w:rsidR="00E404F4" w:rsidRPr="00E04907" w14:paraId="15D2FF51" w14:textId="77777777" w:rsidTr="00194C40">
        <w:trPr>
          <w:trHeight w:val="503"/>
        </w:trPr>
        <w:tc>
          <w:tcPr>
            <w:tcW w:w="9061" w:type="dxa"/>
            <w:gridSpan w:val="2"/>
            <w:shd w:val="clear" w:color="auto" w:fill="D9D9D9" w:themeFill="background1" w:themeFillShade="D9"/>
            <w:vAlign w:val="center"/>
          </w:tcPr>
          <w:p w14:paraId="463FBA18" w14:textId="55C256FA" w:rsidR="00E404F4" w:rsidRPr="0045501B" w:rsidRDefault="00E404F4" w:rsidP="0045501B">
            <w:pPr>
              <w:pStyle w:val="TE-CorpoTabela"/>
            </w:pPr>
            <w:r w:rsidRPr="0045501B">
              <w:t>R.F 07</w:t>
            </w:r>
          </w:p>
        </w:tc>
      </w:tr>
      <w:tr w:rsidR="00E404F4" w:rsidRPr="00E04907" w14:paraId="2DDB1C33" w14:textId="77777777" w:rsidTr="00194C40">
        <w:tc>
          <w:tcPr>
            <w:tcW w:w="1555" w:type="dxa"/>
            <w:vAlign w:val="center"/>
          </w:tcPr>
          <w:p w14:paraId="5A997CAC" w14:textId="77777777" w:rsidR="00E404F4" w:rsidRPr="00713FF6" w:rsidRDefault="00E404F4" w:rsidP="0045501B">
            <w:pPr>
              <w:pStyle w:val="TE-CorpoTabela"/>
            </w:pPr>
            <w:r w:rsidRPr="00713FF6">
              <w:t>Nome:</w:t>
            </w:r>
          </w:p>
        </w:tc>
        <w:tc>
          <w:tcPr>
            <w:tcW w:w="7506" w:type="dxa"/>
            <w:vAlign w:val="center"/>
          </w:tcPr>
          <w:p w14:paraId="4D50BFCE" w14:textId="6D9FF838" w:rsidR="00E404F4" w:rsidRPr="0045501B" w:rsidRDefault="00E404F4" w:rsidP="0045501B">
            <w:pPr>
              <w:pStyle w:val="TE-CorpoTabela"/>
            </w:pPr>
            <w:r w:rsidRPr="0045501B">
              <w:t xml:space="preserve"> Acessos ao sistema com o nível de regente</w:t>
            </w:r>
          </w:p>
        </w:tc>
      </w:tr>
      <w:tr w:rsidR="00E404F4" w:rsidRPr="00E04907" w14:paraId="6BC11F65" w14:textId="77777777" w:rsidTr="00194C40">
        <w:tc>
          <w:tcPr>
            <w:tcW w:w="1555" w:type="dxa"/>
            <w:vAlign w:val="center"/>
          </w:tcPr>
          <w:p w14:paraId="49D5AC9D" w14:textId="77777777" w:rsidR="00E404F4" w:rsidRPr="00713FF6" w:rsidRDefault="00E404F4" w:rsidP="0045501B">
            <w:pPr>
              <w:pStyle w:val="TE-CorpoTabela"/>
            </w:pPr>
            <w:r w:rsidRPr="00713FF6">
              <w:t>Descrição:</w:t>
            </w:r>
          </w:p>
        </w:tc>
        <w:tc>
          <w:tcPr>
            <w:tcW w:w="7506" w:type="dxa"/>
            <w:vAlign w:val="center"/>
          </w:tcPr>
          <w:p w14:paraId="254BE5F1" w14:textId="4570CC68" w:rsidR="00E404F4" w:rsidRPr="0045501B" w:rsidRDefault="00E404F4" w:rsidP="0045501B">
            <w:pPr>
              <w:pStyle w:val="TE-CorpoTabela"/>
            </w:pPr>
            <w:r w:rsidRPr="0045501B">
              <w:t xml:space="preserve">Apenas poderá gerenciar as turmas bem como os alunos vinculados a estas as quais lhe foi delegado a tal função, e também terá acesso de gerenciamento as avaliações que cadastrou bem como o acesso total sobre </w:t>
            </w:r>
            <w:r w:rsidR="00466820" w:rsidRPr="0045501B">
              <w:t>o R.F 23</w:t>
            </w:r>
            <w:r w:rsidR="00B25BC9" w:rsidRPr="0045501B">
              <w:t>.</w:t>
            </w:r>
          </w:p>
        </w:tc>
      </w:tr>
      <w:tr w:rsidR="00E404F4" w:rsidRPr="00E04907" w14:paraId="472D4D0A" w14:textId="77777777" w:rsidTr="00194C40">
        <w:tc>
          <w:tcPr>
            <w:tcW w:w="1555" w:type="dxa"/>
            <w:vAlign w:val="center"/>
          </w:tcPr>
          <w:p w14:paraId="6ADE6584" w14:textId="77777777" w:rsidR="00E404F4" w:rsidRPr="00E04907" w:rsidRDefault="00E404F4" w:rsidP="0045501B">
            <w:pPr>
              <w:pStyle w:val="TE-CorpoTabela"/>
              <w:rPr>
                <w:szCs w:val="26"/>
              </w:rPr>
            </w:pPr>
            <w:r w:rsidRPr="00E04907">
              <w:rPr>
                <w:szCs w:val="26"/>
              </w:rPr>
              <w:lastRenderedPageBreak/>
              <w:t>Prioridade:</w:t>
            </w:r>
          </w:p>
        </w:tc>
        <w:tc>
          <w:tcPr>
            <w:tcW w:w="7506" w:type="dxa"/>
            <w:vAlign w:val="center"/>
          </w:tcPr>
          <w:p w14:paraId="70E974A8" w14:textId="126538C7" w:rsidR="00E404F4" w:rsidRPr="00E04907" w:rsidRDefault="00AC58FE" w:rsidP="0045501B">
            <w:pPr>
              <w:pStyle w:val="TE-CorpoTabela"/>
              <w:rPr>
                <w:szCs w:val="26"/>
              </w:rPr>
            </w:pPr>
            <w:r>
              <w:rPr>
                <w:szCs w:val="26"/>
              </w:rPr>
              <w:t>Mé</w:t>
            </w:r>
            <w:r w:rsidR="00E404F4">
              <w:rPr>
                <w:szCs w:val="26"/>
              </w:rPr>
              <w:t>dia</w:t>
            </w:r>
          </w:p>
        </w:tc>
      </w:tr>
      <w:tr w:rsidR="00E404F4" w:rsidRPr="00E04907" w14:paraId="5D1D07A7" w14:textId="77777777" w:rsidTr="00194C40">
        <w:trPr>
          <w:trHeight w:val="503"/>
        </w:trPr>
        <w:tc>
          <w:tcPr>
            <w:tcW w:w="9061" w:type="dxa"/>
            <w:gridSpan w:val="2"/>
            <w:shd w:val="clear" w:color="auto" w:fill="D9D9D9" w:themeFill="background1" w:themeFillShade="D9"/>
            <w:vAlign w:val="center"/>
          </w:tcPr>
          <w:p w14:paraId="2DE24926" w14:textId="14BE0C21" w:rsidR="00E404F4" w:rsidRPr="0045501B" w:rsidRDefault="00E404F4" w:rsidP="0045501B">
            <w:pPr>
              <w:pStyle w:val="TE-CorpoTabela"/>
            </w:pPr>
            <w:r w:rsidRPr="0045501B">
              <w:t>R.F 08</w:t>
            </w:r>
          </w:p>
        </w:tc>
      </w:tr>
      <w:tr w:rsidR="00E404F4" w:rsidRPr="00E04907" w14:paraId="44F8DE7E" w14:textId="77777777" w:rsidTr="00194C40">
        <w:tc>
          <w:tcPr>
            <w:tcW w:w="1555" w:type="dxa"/>
            <w:vAlign w:val="center"/>
          </w:tcPr>
          <w:p w14:paraId="3DBB6B22" w14:textId="77777777" w:rsidR="00E404F4" w:rsidRPr="00713FF6" w:rsidRDefault="00E404F4" w:rsidP="0045501B">
            <w:pPr>
              <w:pStyle w:val="TE-CorpoTabela"/>
            </w:pPr>
            <w:r w:rsidRPr="00713FF6">
              <w:t>Nome:</w:t>
            </w:r>
          </w:p>
        </w:tc>
        <w:tc>
          <w:tcPr>
            <w:tcW w:w="7506" w:type="dxa"/>
            <w:vAlign w:val="center"/>
          </w:tcPr>
          <w:p w14:paraId="5A09CC8B" w14:textId="1CC270C4" w:rsidR="00E404F4" w:rsidRPr="0045501B" w:rsidRDefault="00E404F4" w:rsidP="0045501B">
            <w:pPr>
              <w:pStyle w:val="TE-CorpoTabela"/>
            </w:pPr>
            <w:r w:rsidRPr="0045501B">
              <w:t xml:space="preserve"> Acessos ao sistema com o nível de professor</w:t>
            </w:r>
          </w:p>
        </w:tc>
      </w:tr>
      <w:tr w:rsidR="00E404F4" w:rsidRPr="00E04907" w14:paraId="512EA5D3" w14:textId="77777777" w:rsidTr="00194C40">
        <w:tc>
          <w:tcPr>
            <w:tcW w:w="1555" w:type="dxa"/>
            <w:vAlign w:val="center"/>
          </w:tcPr>
          <w:p w14:paraId="1A7C5421" w14:textId="77777777" w:rsidR="00E404F4" w:rsidRPr="00713FF6" w:rsidRDefault="00E404F4" w:rsidP="0045501B">
            <w:pPr>
              <w:pStyle w:val="TE-CorpoTabela"/>
            </w:pPr>
            <w:r w:rsidRPr="00713FF6">
              <w:t>Descrição:</w:t>
            </w:r>
          </w:p>
        </w:tc>
        <w:tc>
          <w:tcPr>
            <w:tcW w:w="7506" w:type="dxa"/>
            <w:vAlign w:val="center"/>
          </w:tcPr>
          <w:p w14:paraId="2EB42CFD" w14:textId="3B2CD879" w:rsidR="00E404F4" w:rsidRPr="0045501B" w:rsidRDefault="00E404F4" w:rsidP="0045501B">
            <w:pPr>
              <w:pStyle w:val="TE-CorpoTabela"/>
            </w:pPr>
            <w:r w:rsidRPr="0045501B">
              <w:t xml:space="preserve">Ficará restringido somente a gerenciar as avaliações que cadastrou bem como a função de bloqueio e desbloqueio de acessos de </w:t>
            </w:r>
            <w:r w:rsidR="00466820" w:rsidRPr="0045501B">
              <w:t>alunos e acesso total ao R.F. 23</w:t>
            </w:r>
            <w:r w:rsidRPr="0045501B">
              <w:t>.</w:t>
            </w:r>
          </w:p>
        </w:tc>
      </w:tr>
      <w:tr w:rsidR="00E404F4" w:rsidRPr="00E04907" w14:paraId="08009432" w14:textId="77777777" w:rsidTr="00194C40">
        <w:tc>
          <w:tcPr>
            <w:tcW w:w="1555" w:type="dxa"/>
            <w:vAlign w:val="center"/>
          </w:tcPr>
          <w:p w14:paraId="059C672C" w14:textId="77777777" w:rsidR="00E404F4" w:rsidRPr="00E04907" w:rsidRDefault="00E404F4" w:rsidP="0045501B">
            <w:pPr>
              <w:pStyle w:val="TE-CorpoTabela"/>
              <w:rPr>
                <w:szCs w:val="26"/>
              </w:rPr>
            </w:pPr>
            <w:r w:rsidRPr="00E04907">
              <w:rPr>
                <w:szCs w:val="26"/>
              </w:rPr>
              <w:t>Prioridade:</w:t>
            </w:r>
          </w:p>
        </w:tc>
        <w:tc>
          <w:tcPr>
            <w:tcW w:w="7506" w:type="dxa"/>
            <w:vAlign w:val="center"/>
          </w:tcPr>
          <w:p w14:paraId="5C2EBC74" w14:textId="27F7B5F3" w:rsidR="00E404F4" w:rsidRPr="00E04907" w:rsidRDefault="00AC58FE" w:rsidP="0045501B">
            <w:pPr>
              <w:pStyle w:val="TE-CorpoTabela"/>
              <w:rPr>
                <w:szCs w:val="26"/>
              </w:rPr>
            </w:pPr>
            <w:r>
              <w:rPr>
                <w:szCs w:val="26"/>
              </w:rPr>
              <w:t>Mé</w:t>
            </w:r>
            <w:r w:rsidR="00E404F4">
              <w:rPr>
                <w:szCs w:val="26"/>
              </w:rPr>
              <w:t>dia</w:t>
            </w:r>
          </w:p>
        </w:tc>
      </w:tr>
      <w:tr w:rsidR="00E404F4" w:rsidRPr="00E04907" w14:paraId="159F09A3" w14:textId="77777777" w:rsidTr="00194C40">
        <w:trPr>
          <w:trHeight w:val="503"/>
        </w:trPr>
        <w:tc>
          <w:tcPr>
            <w:tcW w:w="9061" w:type="dxa"/>
            <w:gridSpan w:val="2"/>
            <w:shd w:val="clear" w:color="auto" w:fill="D9D9D9" w:themeFill="background1" w:themeFillShade="D9"/>
            <w:vAlign w:val="center"/>
          </w:tcPr>
          <w:p w14:paraId="2690A1E1" w14:textId="1AF34200" w:rsidR="00E404F4" w:rsidRPr="0045501B" w:rsidRDefault="00E404F4" w:rsidP="0045501B">
            <w:pPr>
              <w:pStyle w:val="TE-CorpoTabela"/>
            </w:pPr>
            <w:r w:rsidRPr="0045501B">
              <w:t>R.F 09</w:t>
            </w:r>
          </w:p>
        </w:tc>
      </w:tr>
      <w:tr w:rsidR="00E404F4" w:rsidRPr="00E04907" w14:paraId="1FFB771C" w14:textId="77777777" w:rsidTr="00194C40">
        <w:tc>
          <w:tcPr>
            <w:tcW w:w="1555" w:type="dxa"/>
            <w:vAlign w:val="center"/>
          </w:tcPr>
          <w:p w14:paraId="11415DFA" w14:textId="77777777" w:rsidR="00E404F4" w:rsidRPr="00713FF6" w:rsidRDefault="00E404F4" w:rsidP="0045501B">
            <w:pPr>
              <w:pStyle w:val="TE-CorpoTabela"/>
            </w:pPr>
            <w:r w:rsidRPr="00713FF6">
              <w:t>Nome:</w:t>
            </w:r>
          </w:p>
        </w:tc>
        <w:tc>
          <w:tcPr>
            <w:tcW w:w="7506" w:type="dxa"/>
            <w:vAlign w:val="center"/>
          </w:tcPr>
          <w:p w14:paraId="13BEF64C" w14:textId="50998C65" w:rsidR="00E404F4" w:rsidRPr="0045501B" w:rsidRDefault="00E404F4" w:rsidP="0045501B">
            <w:pPr>
              <w:pStyle w:val="TE-CorpoTabela"/>
            </w:pPr>
            <w:r w:rsidRPr="0045501B">
              <w:t xml:space="preserve"> Acessos ao sistema com o nível de aluno</w:t>
            </w:r>
          </w:p>
        </w:tc>
      </w:tr>
      <w:tr w:rsidR="00E404F4" w:rsidRPr="00E04907" w14:paraId="4BBE2A81" w14:textId="77777777" w:rsidTr="00194C40">
        <w:tc>
          <w:tcPr>
            <w:tcW w:w="1555" w:type="dxa"/>
            <w:vAlign w:val="center"/>
          </w:tcPr>
          <w:p w14:paraId="0D153B2D" w14:textId="77777777" w:rsidR="00E404F4" w:rsidRPr="00713FF6" w:rsidRDefault="00E404F4" w:rsidP="0045501B">
            <w:pPr>
              <w:pStyle w:val="TE-CorpoTabela"/>
            </w:pPr>
            <w:r w:rsidRPr="00713FF6">
              <w:t>Descrição:</w:t>
            </w:r>
          </w:p>
        </w:tc>
        <w:tc>
          <w:tcPr>
            <w:tcW w:w="7506" w:type="dxa"/>
            <w:vAlign w:val="center"/>
          </w:tcPr>
          <w:p w14:paraId="028BE433" w14:textId="371CCA8F" w:rsidR="00E404F4" w:rsidRPr="0045501B" w:rsidRDefault="00E404F4" w:rsidP="0045501B">
            <w:pPr>
              <w:pStyle w:val="TE-CorpoTabela"/>
            </w:pPr>
            <w:r w:rsidRPr="0045501B">
              <w:t xml:space="preserve">Somente irá visualizar e responder as avaliações que estão disponíveis bem como </w:t>
            </w:r>
            <w:r w:rsidR="00943554" w:rsidRPr="0045501B">
              <w:t>visualizar</w:t>
            </w:r>
            <w:r w:rsidRPr="0045501B">
              <w:t xml:space="preserve"> e exportar em um arquivo externo as avaliações que os professores já corrigiram</w:t>
            </w:r>
            <w:r w:rsidR="00943554" w:rsidRPr="0045501B">
              <w:t>.</w:t>
            </w:r>
          </w:p>
        </w:tc>
      </w:tr>
      <w:tr w:rsidR="00E404F4" w:rsidRPr="00E04907" w14:paraId="759413DC" w14:textId="77777777" w:rsidTr="00194C40">
        <w:tc>
          <w:tcPr>
            <w:tcW w:w="1555" w:type="dxa"/>
            <w:vAlign w:val="center"/>
          </w:tcPr>
          <w:p w14:paraId="5971769F" w14:textId="77777777" w:rsidR="00E404F4" w:rsidRPr="00713FF6" w:rsidRDefault="00E404F4" w:rsidP="0045501B">
            <w:pPr>
              <w:pStyle w:val="TE-CorpoTabela"/>
            </w:pPr>
            <w:r w:rsidRPr="00713FF6">
              <w:t>Prioridade:</w:t>
            </w:r>
          </w:p>
        </w:tc>
        <w:tc>
          <w:tcPr>
            <w:tcW w:w="7506" w:type="dxa"/>
            <w:vAlign w:val="center"/>
          </w:tcPr>
          <w:p w14:paraId="70E0A7D9" w14:textId="2F4F8EAD" w:rsidR="00E404F4" w:rsidRPr="0045501B" w:rsidRDefault="00E404F4" w:rsidP="0045501B">
            <w:pPr>
              <w:pStyle w:val="TE-CorpoTabela"/>
            </w:pPr>
            <w:r w:rsidRPr="0045501B">
              <w:t>Alta</w:t>
            </w:r>
          </w:p>
        </w:tc>
      </w:tr>
      <w:tr w:rsidR="00E404F4" w:rsidRPr="00E04907" w14:paraId="56812BC9" w14:textId="77777777" w:rsidTr="00194C40">
        <w:trPr>
          <w:trHeight w:val="503"/>
        </w:trPr>
        <w:tc>
          <w:tcPr>
            <w:tcW w:w="9061" w:type="dxa"/>
            <w:gridSpan w:val="2"/>
            <w:shd w:val="clear" w:color="auto" w:fill="D9D9D9" w:themeFill="background1" w:themeFillShade="D9"/>
            <w:vAlign w:val="center"/>
          </w:tcPr>
          <w:p w14:paraId="1E34467F" w14:textId="05E6243F" w:rsidR="00E404F4" w:rsidRPr="0045501B" w:rsidRDefault="00E404F4" w:rsidP="0045501B">
            <w:pPr>
              <w:pStyle w:val="TE-CorpoTabela"/>
            </w:pPr>
            <w:r w:rsidRPr="0045501B">
              <w:t>R.F 10</w:t>
            </w:r>
          </w:p>
        </w:tc>
      </w:tr>
      <w:tr w:rsidR="00E404F4" w:rsidRPr="00E04907" w14:paraId="7741C98B" w14:textId="77777777" w:rsidTr="00194C40">
        <w:tc>
          <w:tcPr>
            <w:tcW w:w="1555" w:type="dxa"/>
            <w:vAlign w:val="center"/>
          </w:tcPr>
          <w:p w14:paraId="347999F5" w14:textId="77777777" w:rsidR="00E404F4" w:rsidRPr="00713FF6" w:rsidRDefault="00E404F4" w:rsidP="0045501B">
            <w:pPr>
              <w:pStyle w:val="TE-CorpoTabela"/>
            </w:pPr>
            <w:r w:rsidRPr="00713FF6">
              <w:t>Nome:</w:t>
            </w:r>
          </w:p>
        </w:tc>
        <w:tc>
          <w:tcPr>
            <w:tcW w:w="7506" w:type="dxa"/>
            <w:vAlign w:val="center"/>
          </w:tcPr>
          <w:p w14:paraId="381420F9" w14:textId="5350015E" w:rsidR="00E404F4" w:rsidRPr="0045501B" w:rsidRDefault="00E404F4" w:rsidP="0045501B">
            <w:pPr>
              <w:pStyle w:val="TE-CorpoTabela"/>
            </w:pPr>
            <w:r w:rsidRPr="0045501B">
              <w:t xml:space="preserve"> </w:t>
            </w:r>
            <w:r w:rsidR="008A34B1" w:rsidRPr="0045501B">
              <w:t>Bloquear envio de avaliações</w:t>
            </w:r>
          </w:p>
        </w:tc>
      </w:tr>
      <w:tr w:rsidR="00E404F4" w:rsidRPr="00E04907" w14:paraId="3C2A6D0F" w14:textId="77777777" w:rsidTr="00194C40">
        <w:tc>
          <w:tcPr>
            <w:tcW w:w="1555" w:type="dxa"/>
            <w:vAlign w:val="center"/>
          </w:tcPr>
          <w:p w14:paraId="31DDD893" w14:textId="77777777" w:rsidR="00E404F4" w:rsidRPr="00713FF6" w:rsidRDefault="00E404F4" w:rsidP="0045501B">
            <w:pPr>
              <w:pStyle w:val="TE-CorpoTabela"/>
            </w:pPr>
            <w:r w:rsidRPr="00713FF6">
              <w:t>Descrição:</w:t>
            </w:r>
          </w:p>
        </w:tc>
        <w:tc>
          <w:tcPr>
            <w:tcW w:w="7506" w:type="dxa"/>
            <w:vAlign w:val="center"/>
          </w:tcPr>
          <w:p w14:paraId="26CA5BA4" w14:textId="2643CA04" w:rsidR="00E404F4" w:rsidRPr="0045501B" w:rsidRDefault="008A34B1" w:rsidP="0045501B">
            <w:pPr>
              <w:pStyle w:val="TE-CorpoTabela"/>
            </w:pPr>
            <w:r w:rsidRPr="0045501B">
              <w:t>O sistema não deverá permitir que um aluno responda e envie uma mesma avaliação mais de uma vez</w:t>
            </w:r>
            <w:r w:rsidR="00B25BC9" w:rsidRPr="0045501B">
              <w:t>.</w:t>
            </w:r>
          </w:p>
        </w:tc>
      </w:tr>
      <w:tr w:rsidR="00E404F4" w:rsidRPr="00E04907" w14:paraId="204A0820" w14:textId="77777777" w:rsidTr="00194C40">
        <w:tc>
          <w:tcPr>
            <w:tcW w:w="1555" w:type="dxa"/>
            <w:vAlign w:val="center"/>
          </w:tcPr>
          <w:p w14:paraId="42A6A10E" w14:textId="77777777" w:rsidR="00E404F4" w:rsidRPr="00713FF6" w:rsidRDefault="00E404F4" w:rsidP="0045501B">
            <w:pPr>
              <w:pStyle w:val="TE-CorpoTabela"/>
            </w:pPr>
            <w:r w:rsidRPr="00713FF6">
              <w:t>Prioridade:</w:t>
            </w:r>
          </w:p>
        </w:tc>
        <w:tc>
          <w:tcPr>
            <w:tcW w:w="7506" w:type="dxa"/>
            <w:vAlign w:val="center"/>
          </w:tcPr>
          <w:p w14:paraId="0D7D704E" w14:textId="77777777" w:rsidR="00E404F4" w:rsidRPr="0045501B" w:rsidRDefault="00E404F4" w:rsidP="0045501B">
            <w:pPr>
              <w:pStyle w:val="TE-CorpoTabela"/>
            </w:pPr>
            <w:r w:rsidRPr="0045501B">
              <w:t>Alta</w:t>
            </w:r>
          </w:p>
        </w:tc>
      </w:tr>
      <w:tr w:rsidR="008A34B1" w:rsidRPr="00E04907" w14:paraId="5196A681" w14:textId="77777777" w:rsidTr="00194C40">
        <w:trPr>
          <w:trHeight w:val="503"/>
        </w:trPr>
        <w:tc>
          <w:tcPr>
            <w:tcW w:w="9061" w:type="dxa"/>
            <w:gridSpan w:val="2"/>
            <w:shd w:val="clear" w:color="auto" w:fill="D9D9D9" w:themeFill="background1" w:themeFillShade="D9"/>
            <w:vAlign w:val="center"/>
          </w:tcPr>
          <w:p w14:paraId="24725795" w14:textId="413CA23F" w:rsidR="008A34B1" w:rsidRPr="0045501B" w:rsidRDefault="008A34B1" w:rsidP="0045501B">
            <w:pPr>
              <w:pStyle w:val="TE-CorpoTabela"/>
            </w:pPr>
            <w:r w:rsidRPr="0045501B">
              <w:t>R.F 11</w:t>
            </w:r>
          </w:p>
        </w:tc>
      </w:tr>
      <w:tr w:rsidR="008A34B1" w:rsidRPr="00E04907" w14:paraId="50D9C79B" w14:textId="77777777" w:rsidTr="00194C40">
        <w:tc>
          <w:tcPr>
            <w:tcW w:w="1555" w:type="dxa"/>
            <w:vAlign w:val="center"/>
          </w:tcPr>
          <w:p w14:paraId="1B7E7643" w14:textId="77777777" w:rsidR="008A34B1" w:rsidRPr="00713FF6" w:rsidRDefault="008A34B1" w:rsidP="0045501B">
            <w:pPr>
              <w:pStyle w:val="TE-CorpoTabela"/>
            </w:pPr>
            <w:r w:rsidRPr="00713FF6">
              <w:t>Nome:</w:t>
            </w:r>
          </w:p>
        </w:tc>
        <w:tc>
          <w:tcPr>
            <w:tcW w:w="7506" w:type="dxa"/>
            <w:vAlign w:val="center"/>
          </w:tcPr>
          <w:p w14:paraId="5D8BA22F" w14:textId="6693A0CB" w:rsidR="008A34B1" w:rsidRPr="0045501B" w:rsidRDefault="008A34B1" w:rsidP="0045501B">
            <w:pPr>
              <w:pStyle w:val="TE-CorpoTabela"/>
            </w:pPr>
            <w:r w:rsidRPr="0045501B">
              <w:t xml:space="preserve"> </w:t>
            </w:r>
            <w:r w:rsidR="00943554" w:rsidRPr="0045501B">
              <w:t>Iniciar uma avaliação</w:t>
            </w:r>
          </w:p>
        </w:tc>
      </w:tr>
      <w:tr w:rsidR="008A34B1" w:rsidRPr="00E04907" w14:paraId="59071DB1" w14:textId="77777777" w:rsidTr="00194C40">
        <w:tc>
          <w:tcPr>
            <w:tcW w:w="1555" w:type="dxa"/>
            <w:vAlign w:val="center"/>
          </w:tcPr>
          <w:p w14:paraId="4DCB59AD" w14:textId="77777777" w:rsidR="008A34B1" w:rsidRPr="00713FF6" w:rsidRDefault="008A34B1" w:rsidP="0045501B">
            <w:pPr>
              <w:pStyle w:val="TE-CorpoTabela"/>
            </w:pPr>
            <w:r w:rsidRPr="00713FF6">
              <w:t>Descrição:</w:t>
            </w:r>
          </w:p>
        </w:tc>
        <w:tc>
          <w:tcPr>
            <w:tcW w:w="7506" w:type="dxa"/>
            <w:vAlign w:val="center"/>
          </w:tcPr>
          <w:p w14:paraId="0D3C2FEC" w14:textId="3749D381" w:rsidR="008A34B1" w:rsidRPr="0045501B" w:rsidRDefault="00943554" w:rsidP="0045501B">
            <w:pPr>
              <w:pStyle w:val="TE-CorpoTabela"/>
            </w:pPr>
            <w:r w:rsidRPr="0045501B">
              <w:t>O aluno só irá ser destinado a tela para iniciar uma avaliação se a tecla F11 for pressionada, onde tal ação em qualquer navegador faz com que o mesmo fique em tela cheia</w:t>
            </w:r>
            <w:r w:rsidR="00B25BC9" w:rsidRPr="0045501B">
              <w:t>.</w:t>
            </w:r>
          </w:p>
        </w:tc>
      </w:tr>
      <w:tr w:rsidR="008A34B1" w:rsidRPr="00E04907" w14:paraId="692DDF03" w14:textId="77777777" w:rsidTr="00194C40">
        <w:tc>
          <w:tcPr>
            <w:tcW w:w="1555" w:type="dxa"/>
            <w:vAlign w:val="center"/>
          </w:tcPr>
          <w:p w14:paraId="010AE88B" w14:textId="77777777" w:rsidR="008A34B1" w:rsidRPr="00713FF6" w:rsidRDefault="008A34B1" w:rsidP="0045501B">
            <w:pPr>
              <w:pStyle w:val="TE-CorpoTabela"/>
            </w:pPr>
            <w:r w:rsidRPr="00713FF6">
              <w:t>Prioridade:</w:t>
            </w:r>
          </w:p>
        </w:tc>
        <w:tc>
          <w:tcPr>
            <w:tcW w:w="7506" w:type="dxa"/>
            <w:vAlign w:val="center"/>
          </w:tcPr>
          <w:p w14:paraId="1A87DCCA" w14:textId="52D35B98" w:rsidR="008A34B1" w:rsidRPr="0045501B" w:rsidRDefault="00943554" w:rsidP="0045501B">
            <w:pPr>
              <w:pStyle w:val="TE-CorpoTabela"/>
            </w:pPr>
            <w:r w:rsidRPr="0045501B">
              <w:t>Alta</w:t>
            </w:r>
          </w:p>
        </w:tc>
      </w:tr>
      <w:tr w:rsidR="00943554" w:rsidRPr="00E04907" w14:paraId="1C27D93D" w14:textId="77777777" w:rsidTr="00194C40">
        <w:trPr>
          <w:trHeight w:val="503"/>
        </w:trPr>
        <w:tc>
          <w:tcPr>
            <w:tcW w:w="9061" w:type="dxa"/>
            <w:gridSpan w:val="2"/>
            <w:shd w:val="clear" w:color="auto" w:fill="D9D9D9" w:themeFill="background1" w:themeFillShade="D9"/>
            <w:vAlign w:val="center"/>
          </w:tcPr>
          <w:p w14:paraId="3F4A3033" w14:textId="11E667AD" w:rsidR="00943554" w:rsidRPr="0045501B" w:rsidRDefault="00623093" w:rsidP="0045501B">
            <w:pPr>
              <w:pStyle w:val="TE-CorpoTabela"/>
            </w:pPr>
            <w:r w:rsidRPr="0045501B">
              <w:t>R.F 12</w:t>
            </w:r>
          </w:p>
        </w:tc>
      </w:tr>
      <w:tr w:rsidR="00943554" w:rsidRPr="00E04907" w14:paraId="5297FA41" w14:textId="77777777" w:rsidTr="00194C40">
        <w:tc>
          <w:tcPr>
            <w:tcW w:w="1555" w:type="dxa"/>
            <w:vAlign w:val="center"/>
          </w:tcPr>
          <w:p w14:paraId="3FC5C24A" w14:textId="77777777" w:rsidR="00943554" w:rsidRPr="00713FF6" w:rsidRDefault="00943554" w:rsidP="0045501B">
            <w:pPr>
              <w:pStyle w:val="TE-CorpoTabela"/>
            </w:pPr>
            <w:r w:rsidRPr="00713FF6">
              <w:t>Nome:</w:t>
            </w:r>
          </w:p>
        </w:tc>
        <w:tc>
          <w:tcPr>
            <w:tcW w:w="7506" w:type="dxa"/>
            <w:vAlign w:val="center"/>
          </w:tcPr>
          <w:p w14:paraId="20BB7584" w14:textId="141528DB" w:rsidR="00943554" w:rsidRPr="0045501B" w:rsidRDefault="00943554" w:rsidP="0045501B">
            <w:pPr>
              <w:pStyle w:val="TE-CorpoTabela"/>
            </w:pPr>
            <w:r w:rsidRPr="0045501B">
              <w:t xml:space="preserve"> Abandonar uma avaliação antes do término</w:t>
            </w:r>
          </w:p>
        </w:tc>
      </w:tr>
      <w:tr w:rsidR="00943554" w:rsidRPr="00E04907" w14:paraId="076003DF" w14:textId="77777777" w:rsidTr="00194C40">
        <w:tc>
          <w:tcPr>
            <w:tcW w:w="1555" w:type="dxa"/>
            <w:vAlign w:val="center"/>
          </w:tcPr>
          <w:p w14:paraId="2B687D63" w14:textId="77777777" w:rsidR="00943554" w:rsidRPr="00713FF6" w:rsidRDefault="00943554" w:rsidP="0045501B">
            <w:pPr>
              <w:pStyle w:val="TE-CorpoTabela"/>
            </w:pPr>
            <w:r w:rsidRPr="00713FF6">
              <w:t>Descrição:</w:t>
            </w:r>
          </w:p>
        </w:tc>
        <w:tc>
          <w:tcPr>
            <w:tcW w:w="7506" w:type="dxa"/>
            <w:vAlign w:val="center"/>
          </w:tcPr>
          <w:p w14:paraId="629EF669" w14:textId="682452D6" w:rsidR="00943554" w:rsidRPr="0045501B" w:rsidRDefault="00943554" w:rsidP="0045501B">
            <w:pPr>
              <w:pStyle w:val="TE-CorpoTabela"/>
            </w:pPr>
            <w:r w:rsidRPr="0045501B">
              <w:t xml:space="preserve">Caso o aluno pressione uma tecla indevida antes de concluir e enviar a avaliação, seus dados de acesso deveram ser bloqueados. </w:t>
            </w:r>
          </w:p>
        </w:tc>
      </w:tr>
      <w:tr w:rsidR="00943554" w:rsidRPr="00E04907" w14:paraId="15904A83" w14:textId="77777777" w:rsidTr="00194C40">
        <w:tc>
          <w:tcPr>
            <w:tcW w:w="1555" w:type="dxa"/>
            <w:vAlign w:val="center"/>
          </w:tcPr>
          <w:p w14:paraId="098140CE" w14:textId="77777777" w:rsidR="00943554" w:rsidRPr="00713FF6" w:rsidRDefault="00943554" w:rsidP="0045501B">
            <w:pPr>
              <w:pStyle w:val="TE-CorpoTabela"/>
            </w:pPr>
            <w:r w:rsidRPr="00713FF6">
              <w:t>Prioridade:</w:t>
            </w:r>
          </w:p>
        </w:tc>
        <w:tc>
          <w:tcPr>
            <w:tcW w:w="7506" w:type="dxa"/>
            <w:vAlign w:val="center"/>
          </w:tcPr>
          <w:p w14:paraId="3E9FDA8E" w14:textId="77777777" w:rsidR="00943554" w:rsidRPr="0045501B" w:rsidRDefault="00943554" w:rsidP="0045501B">
            <w:pPr>
              <w:pStyle w:val="TE-CorpoTabela"/>
            </w:pPr>
            <w:r w:rsidRPr="0045501B">
              <w:t>Alta</w:t>
            </w:r>
          </w:p>
        </w:tc>
      </w:tr>
      <w:tr w:rsidR="00623093" w:rsidRPr="00E04907" w14:paraId="43A8968C" w14:textId="77777777" w:rsidTr="00194C40">
        <w:trPr>
          <w:trHeight w:val="503"/>
        </w:trPr>
        <w:tc>
          <w:tcPr>
            <w:tcW w:w="9061" w:type="dxa"/>
            <w:gridSpan w:val="2"/>
            <w:shd w:val="clear" w:color="auto" w:fill="D9D9D9" w:themeFill="background1" w:themeFillShade="D9"/>
            <w:vAlign w:val="center"/>
          </w:tcPr>
          <w:p w14:paraId="346C8EA1" w14:textId="79DC357C" w:rsidR="00623093" w:rsidRPr="0045501B" w:rsidRDefault="00623093" w:rsidP="0045501B">
            <w:pPr>
              <w:pStyle w:val="TE-CorpoTabela"/>
            </w:pPr>
            <w:r w:rsidRPr="0045501B">
              <w:t>R.F 13</w:t>
            </w:r>
          </w:p>
        </w:tc>
      </w:tr>
      <w:tr w:rsidR="00623093" w:rsidRPr="00E04907" w14:paraId="5033AE12" w14:textId="77777777" w:rsidTr="00194C40">
        <w:tc>
          <w:tcPr>
            <w:tcW w:w="1555" w:type="dxa"/>
            <w:vAlign w:val="center"/>
          </w:tcPr>
          <w:p w14:paraId="35A44D74" w14:textId="77777777" w:rsidR="00623093" w:rsidRPr="00713FF6" w:rsidRDefault="00623093" w:rsidP="0045501B">
            <w:pPr>
              <w:pStyle w:val="TE-CorpoTabela"/>
            </w:pPr>
            <w:r w:rsidRPr="00713FF6">
              <w:t>Nome:</w:t>
            </w:r>
          </w:p>
        </w:tc>
        <w:tc>
          <w:tcPr>
            <w:tcW w:w="7506" w:type="dxa"/>
            <w:vAlign w:val="center"/>
          </w:tcPr>
          <w:p w14:paraId="7B3C37C0" w14:textId="7DED0EB0" w:rsidR="00623093" w:rsidRPr="0045501B" w:rsidRDefault="00623093" w:rsidP="0045501B">
            <w:pPr>
              <w:pStyle w:val="TE-CorpoTabela"/>
            </w:pPr>
            <w:r w:rsidRPr="0045501B">
              <w:t xml:space="preserve"> Cadastro duplicado de alunos</w:t>
            </w:r>
          </w:p>
        </w:tc>
      </w:tr>
      <w:tr w:rsidR="00623093" w:rsidRPr="00E04907" w14:paraId="7E321728" w14:textId="77777777" w:rsidTr="00194C40">
        <w:tc>
          <w:tcPr>
            <w:tcW w:w="1555" w:type="dxa"/>
            <w:vAlign w:val="center"/>
          </w:tcPr>
          <w:p w14:paraId="69A9C2FA" w14:textId="77777777" w:rsidR="00623093" w:rsidRPr="00713FF6" w:rsidRDefault="00623093" w:rsidP="0045501B">
            <w:pPr>
              <w:pStyle w:val="TE-CorpoTabela"/>
            </w:pPr>
            <w:r w:rsidRPr="00713FF6">
              <w:t>Descrição:</w:t>
            </w:r>
          </w:p>
        </w:tc>
        <w:tc>
          <w:tcPr>
            <w:tcW w:w="7506" w:type="dxa"/>
            <w:vAlign w:val="center"/>
          </w:tcPr>
          <w:p w14:paraId="30A9D3E0" w14:textId="7B4593F3" w:rsidR="00623093" w:rsidRPr="0045501B" w:rsidRDefault="00D17A55" w:rsidP="0045501B">
            <w:pPr>
              <w:pStyle w:val="TE-CorpoTabela"/>
            </w:pPr>
            <w:r w:rsidRPr="0045501B">
              <w:t>O sistema não deverá permitir o cadastro deum aluno com as mesmas informações no banco de dados</w:t>
            </w:r>
            <w:r w:rsidR="00B25BC9" w:rsidRPr="0045501B">
              <w:t>.</w:t>
            </w:r>
          </w:p>
        </w:tc>
      </w:tr>
      <w:tr w:rsidR="00623093" w:rsidRPr="00E04907" w14:paraId="5C643C0E" w14:textId="77777777" w:rsidTr="00194C40">
        <w:tc>
          <w:tcPr>
            <w:tcW w:w="1555" w:type="dxa"/>
            <w:vAlign w:val="center"/>
          </w:tcPr>
          <w:p w14:paraId="62AF511D" w14:textId="77777777" w:rsidR="00623093" w:rsidRPr="00713FF6" w:rsidRDefault="00623093" w:rsidP="0045501B">
            <w:pPr>
              <w:pStyle w:val="TE-CorpoTabela"/>
            </w:pPr>
            <w:r w:rsidRPr="00713FF6">
              <w:t>Prioridade:</w:t>
            </w:r>
          </w:p>
        </w:tc>
        <w:tc>
          <w:tcPr>
            <w:tcW w:w="7506" w:type="dxa"/>
            <w:vAlign w:val="center"/>
          </w:tcPr>
          <w:p w14:paraId="7AC7C1D7" w14:textId="588F0452" w:rsidR="00623093" w:rsidRPr="0045501B" w:rsidRDefault="00AC58FE" w:rsidP="0045501B">
            <w:pPr>
              <w:pStyle w:val="TE-CorpoTabela"/>
            </w:pPr>
            <w:r w:rsidRPr="0045501B">
              <w:t>Média</w:t>
            </w:r>
          </w:p>
        </w:tc>
      </w:tr>
      <w:tr w:rsidR="00AC58FE" w:rsidRPr="00E04907" w14:paraId="0949263E" w14:textId="77777777" w:rsidTr="00194C40">
        <w:trPr>
          <w:trHeight w:val="503"/>
        </w:trPr>
        <w:tc>
          <w:tcPr>
            <w:tcW w:w="9061" w:type="dxa"/>
            <w:gridSpan w:val="2"/>
            <w:shd w:val="clear" w:color="auto" w:fill="D9D9D9" w:themeFill="background1" w:themeFillShade="D9"/>
            <w:vAlign w:val="center"/>
          </w:tcPr>
          <w:p w14:paraId="10F7B0DF" w14:textId="48F8EA2F" w:rsidR="00AC58FE" w:rsidRPr="0045501B" w:rsidRDefault="00AC58FE" w:rsidP="0045501B">
            <w:pPr>
              <w:pStyle w:val="TE-CorpoTabela"/>
            </w:pPr>
            <w:r w:rsidRPr="0045501B">
              <w:t>R.F 14</w:t>
            </w:r>
          </w:p>
        </w:tc>
      </w:tr>
      <w:tr w:rsidR="00AC58FE" w:rsidRPr="00E04907" w14:paraId="7A727C51" w14:textId="77777777" w:rsidTr="00194C40">
        <w:tc>
          <w:tcPr>
            <w:tcW w:w="1555" w:type="dxa"/>
            <w:vAlign w:val="center"/>
          </w:tcPr>
          <w:p w14:paraId="564CDA16" w14:textId="77777777" w:rsidR="00AC58FE" w:rsidRPr="00713FF6" w:rsidRDefault="00AC58FE" w:rsidP="0045501B">
            <w:pPr>
              <w:pStyle w:val="TE-CorpoTabela"/>
            </w:pPr>
            <w:r w:rsidRPr="00713FF6">
              <w:t>Nome:</w:t>
            </w:r>
          </w:p>
        </w:tc>
        <w:tc>
          <w:tcPr>
            <w:tcW w:w="7506" w:type="dxa"/>
            <w:vAlign w:val="center"/>
          </w:tcPr>
          <w:p w14:paraId="5D57555B" w14:textId="43184B50" w:rsidR="00AC58FE" w:rsidRPr="0045501B" w:rsidRDefault="00AC58FE" w:rsidP="0045501B">
            <w:pPr>
              <w:pStyle w:val="TE-CorpoTabela"/>
            </w:pPr>
            <w:r w:rsidRPr="0045501B">
              <w:t xml:space="preserve"> Cadastro duplicado de turmas</w:t>
            </w:r>
          </w:p>
        </w:tc>
      </w:tr>
      <w:tr w:rsidR="00AC58FE" w:rsidRPr="00E04907" w14:paraId="7B5DF36A" w14:textId="77777777" w:rsidTr="00194C40">
        <w:tc>
          <w:tcPr>
            <w:tcW w:w="1555" w:type="dxa"/>
            <w:vAlign w:val="center"/>
          </w:tcPr>
          <w:p w14:paraId="15181DB9" w14:textId="77777777" w:rsidR="00AC58FE" w:rsidRPr="00713FF6" w:rsidRDefault="00AC58FE" w:rsidP="0045501B">
            <w:pPr>
              <w:pStyle w:val="TE-CorpoTabela"/>
            </w:pPr>
            <w:r w:rsidRPr="00713FF6">
              <w:t>Descrição:</w:t>
            </w:r>
          </w:p>
        </w:tc>
        <w:tc>
          <w:tcPr>
            <w:tcW w:w="7506" w:type="dxa"/>
            <w:vAlign w:val="center"/>
          </w:tcPr>
          <w:p w14:paraId="59390411" w14:textId="608CD6DC" w:rsidR="00AC58FE" w:rsidRPr="0045501B" w:rsidRDefault="00D17A55" w:rsidP="0045501B">
            <w:pPr>
              <w:pStyle w:val="TE-CorpoTabela"/>
            </w:pPr>
            <w:r w:rsidRPr="0045501B">
              <w:t>O sistema não deverá permitir o</w:t>
            </w:r>
            <w:r w:rsidR="00AC58FE" w:rsidRPr="0045501B">
              <w:t xml:space="preserve"> </w:t>
            </w:r>
            <w:r w:rsidRPr="0045501B">
              <w:t>cadastro de</w:t>
            </w:r>
            <w:r w:rsidR="00AC58FE" w:rsidRPr="0045501B">
              <w:t xml:space="preserve"> uma turma caso </w:t>
            </w:r>
            <w:r w:rsidRPr="0045501B">
              <w:t xml:space="preserve">ela </w:t>
            </w:r>
            <w:r w:rsidR="00AC58FE" w:rsidRPr="0045501B">
              <w:t>já exista</w:t>
            </w:r>
            <w:r w:rsidRPr="0045501B">
              <w:t xml:space="preserve"> no banco de dados.</w:t>
            </w:r>
          </w:p>
        </w:tc>
      </w:tr>
      <w:tr w:rsidR="00AC58FE" w:rsidRPr="00E04907" w14:paraId="50B2B249" w14:textId="77777777" w:rsidTr="00194C40">
        <w:tc>
          <w:tcPr>
            <w:tcW w:w="1555" w:type="dxa"/>
            <w:vAlign w:val="center"/>
          </w:tcPr>
          <w:p w14:paraId="5E501148" w14:textId="77777777" w:rsidR="00AC58FE" w:rsidRPr="00713FF6" w:rsidRDefault="00AC58FE" w:rsidP="0045501B">
            <w:pPr>
              <w:pStyle w:val="TE-CorpoTabela"/>
            </w:pPr>
            <w:r w:rsidRPr="00713FF6">
              <w:t>Prioridade:</w:t>
            </w:r>
          </w:p>
        </w:tc>
        <w:tc>
          <w:tcPr>
            <w:tcW w:w="7506" w:type="dxa"/>
            <w:vAlign w:val="center"/>
          </w:tcPr>
          <w:p w14:paraId="40B3E706" w14:textId="7F9E52D2" w:rsidR="00AC58FE" w:rsidRPr="0045501B" w:rsidRDefault="00AC58FE" w:rsidP="0045501B">
            <w:pPr>
              <w:pStyle w:val="TE-CorpoTabela"/>
            </w:pPr>
            <w:r w:rsidRPr="0045501B">
              <w:t>Média</w:t>
            </w:r>
          </w:p>
        </w:tc>
      </w:tr>
      <w:tr w:rsidR="00AC58FE" w:rsidRPr="00E04907" w14:paraId="02520889" w14:textId="77777777" w:rsidTr="00194C40">
        <w:trPr>
          <w:trHeight w:val="503"/>
        </w:trPr>
        <w:tc>
          <w:tcPr>
            <w:tcW w:w="9061" w:type="dxa"/>
            <w:gridSpan w:val="2"/>
            <w:shd w:val="clear" w:color="auto" w:fill="D9D9D9" w:themeFill="background1" w:themeFillShade="D9"/>
            <w:vAlign w:val="center"/>
          </w:tcPr>
          <w:p w14:paraId="61DD4FFA" w14:textId="788BCF54" w:rsidR="00AC58FE" w:rsidRPr="0045501B" w:rsidRDefault="00AC58FE" w:rsidP="0045501B">
            <w:pPr>
              <w:pStyle w:val="TE-CorpoTabela"/>
            </w:pPr>
            <w:r w:rsidRPr="0045501B">
              <w:t>R.F 15</w:t>
            </w:r>
          </w:p>
        </w:tc>
      </w:tr>
      <w:tr w:rsidR="00AC58FE" w:rsidRPr="00E04907" w14:paraId="3B4ECA16" w14:textId="77777777" w:rsidTr="00194C40">
        <w:tc>
          <w:tcPr>
            <w:tcW w:w="1555" w:type="dxa"/>
            <w:vAlign w:val="center"/>
          </w:tcPr>
          <w:p w14:paraId="201E13AA" w14:textId="77777777" w:rsidR="00AC58FE" w:rsidRPr="00713FF6" w:rsidRDefault="00AC58FE" w:rsidP="0045501B">
            <w:pPr>
              <w:pStyle w:val="TE-CorpoTabela"/>
            </w:pPr>
            <w:r w:rsidRPr="00713FF6">
              <w:t>Nome:</w:t>
            </w:r>
          </w:p>
        </w:tc>
        <w:tc>
          <w:tcPr>
            <w:tcW w:w="7506" w:type="dxa"/>
            <w:vAlign w:val="center"/>
          </w:tcPr>
          <w:p w14:paraId="3CE51476" w14:textId="05A5145A" w:rsidR="00AC58FE" w:rsidRPr="0045501B" w:rsidRDefault="00AC58FE" w:rsidP="0045501B">
            <w:pPr>
              <w:pStyle w:val="TE-CorpoTabela"/>
            </w:pPr>
            <w:r w:rsidRPr="0045501B">
              <w:t xml:space="preserve"> Vincular turma com o regente</w:t>
            </w:r>
          </w:p>
        </w:tc>
      </w:tr>
      <w:tr w:rsidR="00AC58FE" w:rsidRPr="00E04907" w14:paraId="5064AC0A" w14:textId="77777777" w:rsidTr="00194C40">
        <w:tc>
          <w:tcPr>
            <w:tcW w:w="1555" w:type="dxa"/>
            <w:vAlign w:val="center"/>
          </w:tcPr>
          <w:p w14:paraId="58AB71F3" w14:textId="77777777" w:rsidR="00AC58FE" w:rsidRPr="00713FF6" w:rsidRDefault="00AC58FE" w:rsidP="0045501B">
            <w:pPr>
              <w:pStyle w:val="TE-CorpoTabela"/>
            </w:pPr>
            <w:r w:rsidRPr="00713FF6">
              <w:t>Descrição:</w:t>
            </w:r>
          </w:p>
        </w:tc>
        <w:tc>
          <w:tcPr>
            <w:tcW w:w="7506" w:type="dxa"/>
            <w:vAlign w:val="center"/>
          </w:tcPr>
          <w:p w14:paraId="443F6DD0" w14:textId="3BDD2197" w:rsidR="00AC58FE" w:rsidRPr="0045501B" w:rsidRDefault="00AC58FE" w:rsidP="0045501B">
            <w:pPr>
              <w:pStyle w:val="TE-CorpoTabela"/>
            </w:pPr>
            <w:r w:rsidRPr="0045501B">
              <w:t>Cada regente pode ter mais de uma turma vinculada a seu usuário</w:t>
            </w:r>
            <w:r w:rsidR="00D17A55" w:rsidRPr="0045501B">
              <w:t>, sendo assim o mesmo conseguirá gerenciar mais turmas.</w:t>
            </w:r>
          </w:p>
        </w:tc>
      </w:tr>
      <w:tr w:rsidR="00AC58FE" w:rsidRPr="00E04907" w14:paraId="3F0AD084" w14:textId="77777777" w:rsidTr="00194C40">
        <w:tc>
          <w:tcPr>
            <w:tcW w:w="1555" w:type="dxa"/>
            <w:vAlign w:val="center"/>
          </w:tcPr>
          <w:p w14:paraId="4128CF8E" w14:textId="77777777" w:rsidR="00AC58FE" w:rsidRPr="00713FF6" w:rsidRDefault="00AC58FE" w:rsidP="0045501B">
            <w:pPr>
              <w:pStyle w:val="TE-CorpoTabela"/>
            </w:pPr>
            <w:r w:rsidRPr="00713FF6">
              <w:t>Prioridade:</w:t>
            </w:r>
          </w:p>
        </w:tc>
        <w:tc>
          <w:tcPr>
            <w:tcW w:w="7506" w:type="dxa"/>
            <w:vAlign w:val="center"/>
          </w:tcPr>
          <w:p w14:paraId="55AF3ED8" w14:textId="4EF6D51F" w:rsidR="00AC58FE" w:rsidRPr="0045501B" w:rsidRDefault="00AC58FE" w:rsidP="0045501B">
            <w:pPr>
              <w:pStyle w:val="TE-CorpoTabela"/>
            </w:pPr>
            <w:r w:rsidRPr="0045501B">
              <w:t>Baixa</w:t>
            </w:r>
          </w:p>
        </w:tc>
      </w:tr>
      <w:tr w:rsidR="00AC58FE" w:rsidRPr="00E04907" w14:paraId="1B3F1125" w14:textId="77777777" w:rsidTr="00194C40">
        <w:trPr>
          <w:trHeight w:val="503"/>
        </w:trPr>
        <w:tc>
          <w:tcPr>
            <w:tcW w:w="9061" w:type="dxa"/>
            <w:gridSpan w:val="2"/>
            <w:shd w:val="clear" w:color="auto" w:fill="D9D9D9" w:themeFill="background1" w:themeFillShade="D9"/>
            <w:vAlign w:val="center"/>
          </w:tcPr>
          <w:p w14:paraId="38AB35E3" w14:textId="759FFAA8" w:rsidR="00AC58FE" w:rsidRPr="0045501B" w:rsidRDefault="00AC58FE" w:rsidP="0045501B">
            <w:pPr>
              <w:pStyle w:val="TE-CorpoTabela"/>
            </w:pPr>
            <w:r w:rsidRPr="0045501B">
              <w:t>R.F 16</w:t>
            </w:r>
          </w:p>
        </w:tc>
      </w:tr>
      <w:tr w:rsidR="00AC58FE" w:rsidRPr="00E04907" w14:paraId="34D091CD" w14:textId="77777777" w:rsidTr="00194C40">
        <w:tc>
          <w:tcPr>
            <w:tcW w:w="1555" w:type="dxa"/>
            <w:vAlign w:val="center"/>
          </w:tcPr>
          <w:p w14:paraId="5D817D73" w14:textId="77777777" w:rsidR="00AC58FE" w:rsidRPr="00713FF6" w:rsidRDefault="00AC58FE" w:rsidP="0045501B">
            <w:pPr>
              <w:pStyle w:val="TE-CorpoTabela"/>
            </w:pPr>
            <w:r w:rsidRPr="00713FF6">
              <w:t>Nome:</w:t>
            </w:r>
          </w:p>
        </w:tc>
        <w:tc>
          <w:tcPr>
            <w:tcW w:w="7506" w:type="dxa"/>
            <w:vAlign w:val="center"/>
          </w:tcPr>
          <w:p w14:paraId="4BB689C8" w14:textId="2C9FADD5" w:rsidR="00AC58FE" w:rsidRPr="0045501B" w:rsidRDefault="00AC58FE" w:rsidP="0045501B">
            <w:pPr>
              <w:pStyle w:val="TE-CorpoTabela"/>
            </w:pPr>
            <w:r w:rsidRPr="0045501B">
              <w:t xml:space="preserve"> Cadastro duplicado de disciplinas</w:t>
            </w:r>
          </w:p>
        </w:tc>
      </w:tr>
      <w:tr w:rsidR="00AC58FE" w:rsidRPr="00E04907" w14:paraId="2BA099AC" w14:textId="77777777" w:rsidTr="00194C40">
        <w:tc>
          <w:tcPr>
            <w:tcW w:w="1555" w:type="dxa"/>
            <w:vAlign w:val="center"/>
          </w:tcPr>
          <w:p w14:paraId="40763EA3" w14:textId="77777777" w:rsidR="00AC58FE" w:rsidRPr="00713FF6" w:rsidRDefault="00AC58FE" w:rsidP="0045501B">
            <w:pPr>
              <w:pStyle w:val="TE-CorpoTabela"/>
            </w:pPr>
            <w:r w:rsidRPr="00713FF6">
              <w:t>Descrição:</w:t>
            </w:r>
          </w:p>
        </w:tc>
        <w:tc>
          <w:tcPr>
            <w:tcW w:w="7506" w:type="dxa"/>
            <w:vAlign w:val="center"/>
          </w:tcPr>
          <w:p w14:paraId="134DD2E7" w14:textId="37BA25B6" w:rsidR="00AC58FE" w:rsidRPr="0045501B" w:rsidRDefault="00AC58FE" w:rsidP="0045501B">
            <w:pPr>
              <w:pStyle w:val="TE-CorpoTabela"/>
            </w:pPr>
            <w:r w:rsidRPr="0045501B">
              <w:t>Não deverá ser possível cadastrar uma disciplina caso já exista</w:t>
            </w:r>
            <w:r w:rsidR="00B25BC9" w:rsidRPr="0045501B">
              <w:t>.</w:t>
            </w:r>
          </w:p>
        </w:tc>
      </w:tr>
      <w:tr w:rsidR="00AC58FE" w:rsidRPr="00E04907" w14:paraId="2E1AF7E9" w14:textId="77777777" w:rsidTr="00194C40">
        <w:tc>
          <w:tcPr>
            <w:tcW w:w="1555" w:type="dxa"/>
            <w:vAlign w:val="center"/>
          </w:tcPr>
          <w:p w14:paraId="4B342656" w14:textId="77777777" w:rsidR="00AC58FE" w:rsidRPr="00713FF6" w:rsidRDefault="00AC58FE" w:rsidP="0045501B">
            <w:pPr>
              <w:pStyle w:val="TE-CorpoTabela"/>
            </w:pPr>
            <w:r w:rsidRPr="00713FF6">
              <w:lastRenderedPageBreak/>
              <w:t>Prioridade:</w:t>
            </w:r>
          </w:p>
        </w:tc>
        <w:tc>
          <w:tcPr>
            <w:tcW w:w="7506" w:type="dxa"/>
            <w:vAlign w:val="center"/>
          </w:tcPr>
          <w:p w14:paraId="2AAF9CB1" w14:textId="068F5907" w:rsidR="00AC58FE" w:rsidRPr="0045501B" w:rsidRDefault="00AC58FE" w:rsidP="0045501B">
            <w:pPr>
              <w:pStyle w:val="TE-CorpoTabela"/>
            </w:pPr>
            <w:r w:rsidRPr="0045501B">
              <w:t>Media</w:t>
            </w:r>
          </w:p>
        </w:tc>
      </w:tr>
      <w:tr w:rsidR="00AC58FE" w:rsidRPr="00E04907" w14:paraId="6F5B7BA2" w14:textId="77777777" w:rsidTr="00194C40">
        <w:trPr>
          <w:trHeight w:val="503"/>
        </w:trPr>
        <w:tc>
          <w:tcPr>
            <w:tcW w:w="9061" w:type="dxa"/>
            <w:gridSpan w:val="2"/>
            <w:shd w:val="clear" w:color="auto" w:fill="D9D9D9" w:themeFill="background1" w:themeFillShade="D9"/>
            <w:vAlign w:val="center"/>
          </w:tcPr>
          <w:p w14:paraId="6AAC4EE4" w14:textId="2974B582" w:rsidR="00AC58FE" w:rsidRPr="0045501B" w:rsidRDefault="00AC58FE" w:rsidP="0045501B">
            <w:pPr>
              <w:pStyle w:val="TE-CorpoTabela"/>
            </w:pPr>
            <w:r w:rsidRPr="0045501B">
              <w:t>R.F 17</w:t>
            </w:r>
          </w:p>
        </w:tc>
      </w:tr>
      <w:tr w:rsidR="00AC58FE" w:rsidRPr="00E04907" w14:paraId="4BEC31E6" w14:textId="77777777" w:rsidTr="00194C40">
        <w:tc>
          <w:tcPr>
            <w:tcW w:w="1555" w:type="dxa"/>
            <w:vAlign w:val="center"/>
          </w:tcPr>
          <w:p w14:paraId="23A2EAE4" w14:textId="77777777" w:rsidR="00AC58FE" w:rsidRPr="00713FF6" w:rsidRDefault="00AC58FE" w:rsidP="0045501B">
            <w:pPr>
              <w:pStyle w:val="TE-CorpoTabela"/>
            </w:pPr>
            <w:r w:rsidRPr="00713FF6">
              <w:t>Nome:</w:t>
            </w:r>
          </w:p>
        </w:tc>
        <w:tc>
          <w:tcPr>
            <w:tcW w:w="7506" w:type="dxa"/>
            <w:vAlign w:val="center"/>
          </w:tcPr>
          <w:p w14:paraId="3C19FC2E" w14:textId="12816ECC" w:rsidR="00AC58FE" w:rsidRPr="0045501B" w:rsidRDefault="00D17A55" w:rsidP="0045501B">
            <w:pPr>
              <w:pStyle w:val="TE-CorpoTabela"/>
            </w:pPr>
            <w:r w:rsidRPr="0045501B">
              <w:t>Vincular disciplinas com turmas</w:t>
            </w:r>
          </w:p>
        </w:tc>
      </w:tr>
      <w:tr w:rsidR="00AC58FE" w:rsidRPr="00E04907" w14:paraId="3D2CC5A5" w14:textId="77777777" w:rsidTr="00194C40">
        <w:tc>
          <w:tcPr>
            <w:tcW w:w="1555" w:type="dxa"/>
            <w:vAlign w:val="center"/>
          </w:tcPr>
          <w:p w14:paraId="3F431F71" w14:textId="77777777" w:rsidR="00AC58FE" w:rsidRPr="00713FF6" w:rsidRDefault="00AC58FE" w:rsidP="0045501B">
            <w:pPr>
              <w:pStyle w:val="TE-CorpoTabela"/>
            </w:pPr>
            <w:r w:rsidRPr="00713FF6">
              <w:t>Descrição:</w:t>
            </w:r>
          </w:p>
        </w:tc>
        <w:tc>
          <w:tcPr>
            <w:tcW w:w="7506" w:type="dxa"/>
            <w:vAlign w:val="center"/>
          </w:tcPr>
          <w:p w14:paraId="0D1A188E" w14:textId="3A8C01A5" w:rsidR="00AC58FE" w:rsidRPr="0045501B" w:rsidRDefault="00AC58FE" w:rsidP="0045501B">
            <w:pPr>
              <w:pStyle w:val="TE-CorpoTabela"/>
            </w:pPr>
            <w:r w:rsidRPr="0045501B">
              <w:t>Uma mesma disciplina poderá s</w:t>
            </w:r>
            <w:r w:rsidR="00D17A55" w:rsidRPr="0045501B">
              <w:t>er vinculada a mais de uma turma.</w:t>
            </w:r>
          </w:p>
        </w:tc>
      </w:tr>
      <w:tr w:rsidR="00AC58FE" w:rsidRPr="00E04907" w14:paraId="7C0EED45" w14:textId="77777777" w:rsidTr="00194C40">
        <w:tc>
          <w:tcPr>
            <w:tcW w:w="1555" w:type="dxa"/>
            <w:vAlign w:val="center"/>
          </w:tcPr>
          <w:p w14:paraId="79A71E69" w14:textId="77777777" w:rsidR="00AC58FE" w:rsidRPr="00713FF6" w:rsidRDefault="00AC58FE" w:rsidP="0045501B">
            <w:pPr>
              <w:pStyle w:val="TE-CorpoTabela"/>
            </w:pPr>
            <w:r w:rsidRPr="00713FF6">
              <w:t>Prioridade:</w:t>
            </w:r>
          </w:p>
        </w:tc>
        <w:tc>
          <w:tcPr>
            <w:tcW w:w="7506" w:type="dxa"/>
            <w:vAlign w:val="center"/>
          </w:tcPr>
          <w:p w14:paraId="1B468953" w14:textId="1F303BA0" w:rsidR="00AC58FE" w:rsidRPr="0045501B" w:rsidRDefault="00D17A55" w:rsidP="0045501B">
            <w:pPr>
              <w:pStyle w:val="TE-CorpoTabela"/>
            </w:pPr>
            <w:r w:rsidRPr="0045501B">
              <w:t>Baixa</w:t>
            </w:r>
          </w:p>
        </w:tc>
      </w:tr>
      <w:tr w:rsidR="00D17A55" w:rsidRPr="00E04907" w14:paraId="23DA8F74" w14:textId="77777777" w:rsidTr="00194C40">
        <w:trPr>
          <w:trHeight w:val="503"/>
        </w:trPr>
        <w:tc>
          <w:tcPr>
            <w:tcW w:w="9061" w:type="dxa"/>
            <w:gridSpan w:val="2"/>
            <w:shd w:val="clear" w:color="auto" w:fill="D9D9D9" w:themeFill="background1" w:themeFillShade="D9"/>
            <w:vAlign w:val="center"/>
          </w:tcPr>
          <w:p w14:paraId="12C4D2E0" w14:textId="4284FB4A" w:rsidR="00D17A55" w:rsidRPr="0045501B" w:rsidRDefault="00D17A55" w:rsidP="0045501B">
            <w:pPr>
              <w:pStyle w:val="TE-CorpoTabela"/>
            </w:pPr>
            <w:r w:rsidRPr="0045501B">
              <w:t>R.F 18</w:t>
            </w:r>
          </w:p>
        </w:tc>
      </w:tr>
      <w:tr w:rsidR="00D17A55" w:rsidRPr="00E04907" w14:paraId="591CD77B" w14:textId="77777777" w:rsidTr="00194C40">
        <w:tc>
          <w:tcPr>
            <w:tcW w:w="1555" w:type="dxa"/>
            <w:vAlign w:val="center"/>
          </w:tcPr>
          <w:p w14:paraId="12BE11D6" w14:textId="77777777" w:rsidR="00D17A55" w:rsidRPr="00713FF6" w:rsidRDefault="00D17A55" w:rsidP="0045501B">
            <w:pPr>
              <w:pStyle w:val="TE-CorpoTabela"/>
            </w:pPr>
            <w:r w:rsidRPr="00713FF6">
              <w:t>Nome:</w:t>
            </w:r>
          </w:p>
        </w:tc>
        <w:tc>
          <w:tcPr>
            <w:tcW w:w="7506" w:type="dxa"/>
            <w:vAlign w:val="center"/>
          </w:tcPr>
          <w:p w14:paraId="20BEF72A" w14:textId="77777777" w:rsidR="00D17A55" w:rsidRPr="0045501B" w:rsidRDefault="00D17A55" w:rsidP="0045501B">
            <w:pPr>
              <w:pStyle w:val="TE-CorpoTabela"/>
            </w:pPr>
            <w:r w:rsidRPr="0045501B">
              <w:t>Vincular disciplinas com turmas</w:t>
            </w:r>
          </w:p>
        </w:tc>
      </w:tr>
      <w:tr w:rsidR="00D17A55" w:rsidRPr="00E04907" w14:paraId="08241CC6" w14:textId="77777777" w:rsidTr="00194C40">
        <w:tc>
          <w:tcPr>
            <w:tcW w:w="1555" w:type="dxa"/>
            <w:vAlign w:val="center"/>
          </w:tcPr>
          <w:p w14:paraId="42835FA0" w14:textId="77777777" w:rsidR="00D17A55" w:rsidRPr="00713FF6" w:rsidRDefault="00D17A55" w:rsidP="0045501B">
            <w:pPr>
              <w:pStyle w:val="TE-CorpoTabela"/>
            </w:pPr>
            <w:r w:rsidRPr="00713FF6">
              <w:t>Descrição:</w:t>
            </w:r>
          </w:p>
        </w:tc>
        <w:tc>
          <w:tcPr>
            <w:tcW w:w="7506" w:type="dxa"/>
            <w:vAlign w:val="center"/>
          </w:tcPr>
          <w:p w14:paraId="44F86414" w14:textId="77777777" w:rsidR="00D17A55" w:rsidRPr="0045501B" w:rsidRDefault="00D17A55" w:rsidP="0045501B">
            <w:pPr>
              <w:pStyle w:val="TE-CorpoTabela"/>
            </w:pPr>
            <w:r w:rsidRPr="0045501B">
              <w:t>Uma mesma disciplina poderá ser vinculada a mais de uma turma.</w:t>
            </w:r>
          </w:p>
        </w:tc>
      </w:tr>
      <w:tr w:rsidR="00D17A55" w:rsidRPr="00E04907" w14:paraId="6463E8FF" w14:textId="77777777" w:rsidTr="00194C40">
        <w:tc>
          <w:tcPr>
            <w:tcW w:w="1555" w:type="dxa"/>
            <w:vAlign w:val="center"/>
          </w:tcPr>
          <w:p w14:paraId="6C7092AC" w14:textId="77777777" w:rsidR="00D17A55" w:rsidRPr="00713FF6" w:rsidRDefault="00D17A55" w:rsidP="0045501B">
            <w:pPr>
              <w:pStyle w:val="TE-CorpoTabela"/>
            </w:pPr>
            <w:r w:rsidRPr="00713FF6">
              <w:t>Prioridade:</w:t>
            </w:r>
          </w:p>
        </w:tc>
        <w:tc>
          <w:tcPr>
            <w:tcW w:w="7506" w:type="dxa"/>
            <w:vAlign w:val="center"/>
          </w:tcPr>
          <w:p w14:paraId="35B7B9E9" w14:textId="77777777" w:rsidR="00D17A55" w:rsidRPr="0045501B" w:rsidRDefault="00D17A55" w:rsidP="0045501B">
            <w:pPr>
              <w:pStyle w:val="TE-CorpoTabela"/>
            </w:pPr>
            <w:r w:rsidRPr="0045501B">
              <w:t>Baixa</w:t>
            </w:r>
          </w:p>
        </w:tc>
      </w:tr>
      <w:tr w:rsidR="00D00969" w:rsidRPr="00E04907" w14:paraId="7D31DF9B" w14:textId="77777777" w:rsidTr="00194C40">
        <w:trPr>
          <w:trHeight w:val="503"/>
        </w:trPr>
        <w:tc>
          <w:tcPr>
            <w:tcW w:w="9061" w:type="dxa"/>
            <w:gridSpan w:val="2"/>
            <w:shd w:val="clear" w:color="auto" w:fill="D9D9D9" w:themeFill="background1" w:themeFillShade="D9"/>
            <w:vAlign w:val="center"/>
          </w:tcPr>
          <w:p w14:paraId="06E79453" w14:textId="155D68DB" w:rsidR="00D00969" w:rsidRPr="0045501B" w:rsidRDefault="00D00969" w:rsidP="0045501B">
            <w:pPr>
              <w:pStyle w:val="TE-CorpoTabela"/>
            </w:pPr>
            <w:r w:rsidRPr="0045501B">
              <w:t>R.F 19</w:t>
            </w:r>
          </w:p>
        </w:tc>
      </w:tr>
      <w:tr w:rsidR="00D00969" w:rsidRPr="00E04907" w14:paraId="59ECE3FE" w14:textId="77777777" w:rsidTr="00194C40">
        <w:tc>
          <w:tcPr>
            <w:tcW w:w="1555" w:type="dxa"/>
            <w:vAlign w:val="center"/>
          </w:tcPr>
          <w:p w14:paraId="7D5C4AFF" w14:textId="77777777" w:rsidR="00D00969" w:rsidRPr="00713FF6" w:rsidRDefault="00D00969" w:rsidP="0045501B">
            <w:pPr>
              <w:pStyle w:val="TE-CorpoTabela"/>
            </w:pPr>
            <w:r w:rsidRPr="00713FF6">
              <w:t>Nome:</w:t>
            </w:r>
          </w:p>
        </w:tc>
        <w:tc>
          <w:tcPr>
            <w:tcW w:w="7506" w:type="dxa"/>
            <w:vAlign w:val="center"/>
          </w:tcPr>
          <w:p w14:paraId="58B6050F" w14:textId="729E4FFD" w:rsidR="00D00969" w:rsidRPr="0045501B" w:rsidRDefault="00D00969" w:rsidP="0045501B">
            <w:pPr>
              <w:pStyle w:val="TE-CorpoTabela"/>
            </w:pPr>
            <w:r w:rsidRPr="0045501B">
              <w:t>Cadastro de avaliação desabilitada</w:t>
            </w:r>
          </w:p>
        </w:tc>
      </w:tr>
      <w:tr w:rsidR="00D00969" w:rsidRPr="00E04907" w14:paraId="2CCB4E17" w14:textId="77777777" w:rsidTr="00194C40">
        <w:tc>
          <w:tcPr>
            <w:tcW w:w="1555" w:type="dxa"/>
            <w:vAlign w:val="center"/>
          </w:tcPr>
          <w:p w14:paraId="6FF3756A" w14:textId="77777777" w:rsidR="00D00969" w:rsidRPr="00713FF6" w:rsidRDefault="00D00969" w:rsidP="0045501B">
            <w:pPr>
              <w:pStyle w:val="TE-CorpoTabela"/>
            </w:pPr>
            <w:r w:rsidRPr="00713FF6">
              <w:t>Descrição:</w:t>
            </w:r>
          </w:p>
        </w:tc>
        <w:tc>
          <w:tcPr>
            <w:tcW w:w="7506" w:type="dxa"/>
            <w:vAlign w:val="center"/>
          </w:tcPr>
          <w:p w14:paraId="69EC6428" w14:textId="4C7C075D" w:rsidR="00D00969" w:rsidRPr="0045501B" w:rsidRDefault="00D00969" w:rsidP="0045501B">
            <w:pPr>
              <w:pStyle w:val="TE-CorpoTabela"/>
            </w:pPr>
            <w:r w:rsidRPr="0045501B">
              <w:t>Ao concluir o cadastro de uma avaliação a mesma deverá estar desabilitada, podendo o usuário habilitar e desabilitar a qualquer momento, pois se a mesma estiver habilitada qualquer aluno a qualquer momento, poderá entrar e responder desde que possua acesso ao sistema.</w:t>
            </w:r>
          </w:p>
        </w:tc>
      </w:tr>
      <w:tr w:rsidR="00D00969" w:rsidRPr="00E04907" w14:paraId="43414CB3" w14:textId="77777777" w:rsidTr="00194C40">
        <w:tc>
          <w:tcPr>
            <w:tcW w:w="1555" w:type="dxa"/>
            <w:vAlign w:val="center"/>
          </w:tcPr>
          <w:p w14:paraId="0E7F8FFE" w14:textId="77777777" w:rsidR="00D00969" w:rsidRPr="00713FF6" w:rsidRDefault="00D00969" w:rsidP="0045501B">
            <w:pPr>
              <w:pStyle w:val="TE-CorpoTabela"/>
            </w:pPr>
            <w:r w:rsidRPr="00713FF6">
              <w:t>Prioridade:</w:t>
            </w:r>
          </w:p>
        </w:tc>
        <w:tc>
          <w:tcPr>
            <w:tcW w:w="7506" w:type="dxa"/>
            <w:vAlign w:val="center"/>
          </w:tcPr>
          <w:p w14:paraId="4EC3A943" w14:textId="4FE8F858" w:rsidR="00D00969" w:rsidRPr="0045501B" w:rsidRDefault="00D00969" w:rsidP="0045501B">
            <w:pPr>
              <w:pStyle w:val="TE-CorpoTabela"/>
            </w:pPr>
            <w:r w:rsidRPr="0045501B">
              <w:t>Media</w:t>
            </w:r>
          </w:p>
        </w:tc>
      </w:tr>
      <w:tr w:rsidR="00B25BC9" w:rsidRPr="00E04907" w14:paraId="6294EEFB" w14:textId="77777777" w:rsidTr="00194C40">
        <w:trPr>
          <w:trHeight w:val="503"/>
        </w:trPr>
        <w:tc>
          <w:tcPr>
            <w:tcW w:w="9061" w:type="dxa"/>
            <w:gridSpan w:val="2"/>
            <w:shd w:val="clear" w:color="auto" w:fill="D9D9D9" w:themeFill="background1" w:themeFillShade="D9"/>
            <w:vAlign w:val="center"/>
          </w:tcPr>
          <w:p w14:paraId="2E392D8B" w14:textId="484DED1C" w:rsidR="00B25BC9" w:rsidRPr="0045501B" w:rsidRDefault="00B25BC9" w:rsidP="0045501B">
            <w:pPr>
              <w:pStyle w:val="TE-CorpoTabela"/>
            </w:pPr>
            <w:r w:rsidRPr="0045501B">
              <w:t>R.F 20</w:t>
            </w:r>
          </w:p>
        </w:tc>
      </w:tr>
      <w:tr w:rsidR="00B25BC9" w:rsidRPr="00E04907" w14:paraId="14D1BE62" w14:textId="77777777" w:rsidTr="00194C40">
        <w:tc>
          <w:tcPr>
            <w:tcW w:w="1555" w:type="dxa"/>
            <w:vAlign w:val="center"/>
          </w:tcPr>
          <w:p w14:paraId="06A109F3" w14:textId="77777777" w:rsidR="00B25BC9" w:rsidRPr="00713FF6" w:rsidRDefault="00B25BC9" w:rsidP="0045501B">
            <w:pPr>
              <w:pStyle w:val="TE-CorpoTabela"/>
            </w:pPr>
            <w:r w:rsidRPr="00713FF6">
              <w:t>Nome:</w:t>
            </w:r>
          </w:p>
        </w:tc>
        <w:tc>
          <w:tcPr>
            <w:tcW w:w="7506" w:type="dxa"/>
            <w:vAlign w:val="center"/>
          </w:tcPr>
          <w:p w14:paraId="6B075EEE" w14:textId="53F56FD9" w:rsidR="00B25BC9" w:rsidRPr="0045501B" w:rsidRDefault="00B25BC9" w:rsidP="0045501B">
            <w:pPr>
              <w:pStyle w:val="TE-CorpoTabela"/>
            </w:pPr>
            <w:r w:rsidRPr="0045501B">
              <w:t xml:space="preserve">Cálculo das questões </w:t>
            </w:r>
          </w:p>
        </w:tc>
      </w:tr>
      <w:tr w:rsidR="00B25BC9" w:rsidRPr="00E04907" w14:paraId="66F31756" w14:textId="77777777" w:rsidTr="00194C40">
        <w:tc>
          <w:tcPr>
            <w:tcW w:w="1555" w:type="dxa"/>
            <w:vAlign w:val="center"/>
          </w:tcPr>
          <w:p w14:paraId="4D817B0F" w14:textId="77777777" w:rsidR="00B25BC9" w:rsidRPr="00713FF6" w:rsidRDefault="00B25BC9" w:rsidP="0045501B">
            <w:pPr>
              <w:pStyle w:val="TE-CorpoTabela"/>
            </w:pPr>
            <w:r w:rsidRPr="00713FF6">
              <w:t>Descrição:</w:t>
            </w:r>
          </w:p>
        </w:tc>
        <w:tc>
          <w:tcPr>
            <w:tcW w:w="7506" w:type="dxa"/>
            <w:vAlign w:val="center"/>
          </w:tcPr>
          <w:p w14:paraId="7B5AD6E5" w14:textId="74147288" w:rsidR="00B25BC9" w:rsidRPr="0045501B" w:rsidRDefault="00B25BC9" w:rsidP="0045501B">
            <w:pPr>
              <w:pStyle w:val="TE-CorpoTabela"/>
            </w:pPr>
            <w:r w:rsidRPr="0045501B">
              <w:t>Ao selecionar uma avaliação para correção o sistema deverá apresentar o valor de cada questão de acordo com a quantidade até que se tenha peso máximo de 10 pontos totais, ex.: Avaliação com 5 questões, valor de cada questão 2 pontos.</w:t>
            </w:r>
          </w:p>
        </w:tc>
      </w:tr>
      <w:tr w:rsidR="00B25BC9" w:rsidRPr="00E04907" w14:paraId="75120FF4" w14:textId="77777777" w:rsidTr="00194C40">
        <w:tc>
          <w:tcPr>
            <w:tcW w:w="1555" w:type="dxa"/>
            <w:vAlign w:val="center"/>
          </w:tcPr>
          <w:p w14:paraId="16D319BC" w14:textId="77777777" w:rsidR="00B25BC9" w:rsidRPr="00713FF6" w:rsidRDefault="00B25BC9" w:rsidP="0045501B">
            <w:pPr>
              <w:pStyle w:val="TE-CorpoTabela"/>
            </w:pPr>
            <w:r w:rsidRPr="00713FF6">
              <w:t>Prioridade:</w:t>
            </w:r>
          </w:p>
        </w:tc>
        <w:tc>
          <w:tcPr>
            <w:tcW w:w="7506" w:type="dxa"/>
            <w:vAlign w:val="center"/>
          </w:tcPr>
          <w:p w14:paraId="3B8EEC75" w14:textId="024909D3" w:rsidR="00B25BC9" w:rsidRPr="0045501B" w:rsidRDefault="00B25BC9" w:rsidP="0045501B">
            <w:pPr>
              <w:pStyle w:val="TE-CorpoTabela"/>
            </w:pPr>
            <w:r w:rsidRPr="0045501B">
              <w:t>Alta</w:t>
            </w:r>
          </w:p>
        </w:tc>
      </w:tr>
      <w:tr w:rsidR="00B25BC9" w:rsidRPr="00E04907" w14:paraId="2EE7C3EC" w14:textId="77777777" w:rsidTr="00194C40">
        <w:trPr>
          <w:trHeight w:val="503"/>
        </w:trPr>
        <w:tc>
          <w:tcPr>
            <w:tcW w:w="9061" w:type="dxa"/>
            <w:gridSpan w:val="2"/>
            <w:shd w:val="clear" w:color="auto" w:fill="D9D9D9" w:themeFill="background1" w:themeFillShade="D9"/>
            <w:vAlign w:val="center"/>
          </w:tcPr>
          <w:p w14:paraId="60A1813C" w14:textId="051064CA" w:rsidR="00B25BC9" w:rsidRPr="0045501B" w:rsidRDefault="00B25BC9" w:rsidP="0045501B">
            <w:pPr>
              <w:pStyle w:val="TE-CorpoTabela"/>
            </w:pPr>
            <w:r w:rsidRPr="0045501B">
              <w:t>R.F 21</w:t>
            </w:r>
          </w:p>
        </w:tc>
      </w:tr>
      <w:tr w:rsidR="00B25BC9" w:rsidRPr="00E04907" w14:paraId="6CFC0425" w14:textId="77777777" w:rsidTr="00194C40">
        <w:tc>
          <w:tcPr>
            <w:tcW w:w="1555" w:type="dxa"/>
            <w:vAlign w:val="center"/>
          </w:tcPr>
          <w:p w14:paraId="0C540882" w14:textId="77777777" w:rsidR="00B25BC9" w:rsidRPr="00713FF6" w:rsidRDefault="00B25BC9" w:rsidP="0045501B">
            <w:pPr>
              <w:pStyle w:val="TE-CorpoTabela"/>
            </w:pPr>
            <w:r w:rsidRPr="00713FF6">
              <w:t>Nome:</w:t>
            </w:r>
          </w:p>
        </w:tc>
        <w:tc>
          <w:tcPr>
            <w:tcW w:w="7506" w:type="dxa"/>
            <w:vAlign w:val="center"/>
          </w:tcPr>
          <w:p w14:paraId="0ED7198E" w14:textId="77777777" w:rsidR="00B25BC9" w:rsidRPr="0045501B" w:rsidRDefault="00B25BC9" w:rsidP="0045501B">
            <w:pPr>
              <w:pStyle w:val="TE-CorpoTabela"/>
            </w:pPr>
            <w:r w:rsidRPr="0045501B">
              <w:t xml:space="preserve">Correção de avaliação </w:t>
            </w:r>
          </w:p>
        </w:tc>
      </w:tr>
      <w:tr w:rsidR="00B25BC9" w:rsidRPr="00E04907" w14:paraId="54731B8B" w14:textId="77777777" w:rsidTr="00194C40">
        <w:tc>
          <w:tcPr>
            <w:tcW w:w="1555" w:type="dxa"/>
            <w:vAlign w:val="center"/>
          </w:tcPr>
          <w:p w14:paraId="1B37FC0D" w14:textId="77777777" w:rsidR="00B25BC9" w:rsidRPr="00713FF6" w:rsidRDefault="00B25BC9" w:rsidP="0045501B">
            <w:pPr>
              <w:pStyle w:val="TE-CorpoTabela"/>
            </w:pPr>
            <w:r w:rsidRPr="00713FF6">
              <w:t>Descrição:</w:t>
            </w:r>
          </w:p>
        </w:tc>
        <w:tc>
          <w:tcPr>
            <w:tcW w:w="7506" w:type="dxa"/>
            <w:vAlign w:val="center"/>
          </w:tcPr>
          <w:p w14:paraId="4DCD34E5" w14:textId="650BA444" w:rsidR="00B25BC9" w:rsidRPr="0045501B" w:rsidRDefault="00B25BC9" w:rsidP="0045501B">
            <w:pPr>
              <w:pStyle w:val="TE-CorpoTabela"/>
            </w:pPr>
            <w:r w:rsidRPr="0045501B">
              <w:t>No momento da correção deverá aparecer para seleção as opções de certo, errado ou valor onde caso seja selecionado esta opção, deverá ser preenchido pelo usuário um valor que será atribuído no somatório final.</w:t>
            </w:r>
          </w:p>
        </w:tc>
      </w:tr>
      <w:tr w:rsidR="00B25BC9" w:rsidRPr="00E04907" w14:paraId="4A8B189E" w14:textId="77777777" w:rsidTr="00194C40">
        <w:tc>
          <w:tcPr>
            <w:tcW w:w="1555" w:type="dxa"/>
            <w:vAlign w:val="center"/>
          </w:tcPr>
          <w:p w14:paraId="5EF481FB" w14:textId="77777777" w:rsidR="00B25BC9" w:rsidRPr="00713FF6" w:rsidRDefault="00B25BC9" w:rsidP="0045501B">
            <w:pPr>
              <w:pStyle w:val="TE-CorpoTabela"/>
            </w:pPr>
            <w:r w:rsidRPr="00713FF6">
              <w:t>Prioridade:</w:t>
            </w:r>
          </w:p>
        </w:tc>
        <w:tc>
          <w:tcPr>
            <w:tcW w:w="7506" w:type="dxa"/>
            <w:vAlign w:val="center"/>
          </w:tcPr>
          <w:p w14:paraId="652B55E5" w14:textId="7AF30E91" w:rsidR="00B25BC9" w:rsidRPr="0045501B" w:rsidRDefault="00B25BC9" w:rsidP="0045501B">
            <w:pPr>
              <w:pStyle w:val="TE-CorpoTabela"/>
            </w:pPr>
            <w:r w:rsidRPr="0045501B">
              <w:t>Alta</w:t>
            </w:r>
          </w:p>
        </w:tc>
      </w:tr>
      <w:tr w:rsidR="00B25BC9" w:rsidRPr="00E04907" w14:paraId="06BC07A4" w14:textId="77777777" w:rsidTr="00194C40">
        <w:trPr>
          <w:trHeight w:val="503"/>
        </w:trPr>
        <w:tc>
          <w:tcPr>
            <w:tcW w:w="9061" w:type="dxa"/>
            <w:gridSpan w:val="2"/>
            <w:shd w:val="clear" w:color="auto" w:fill="D9D9D9" w:themeFill="background1" w:themeFillShade="D9"/>
            <w:vAlign w:val="center"/>
          </w:tcPr>
          <w:p w14:paraId="50A5E12B" w14:textId="4601FB83" w:rsidR="00B25BC9" w:rsidRPr="0045501B" w:rsidRDefault="00B25BC9" w:rsidP="0045501B">
            <w:pPr>
              <w:pStyle w:val="TE-CorpoTabela"/>
            </w:pPr>
            <w:r w:rsidRPr="0045501B">
              <w:t>R.F 22</w:t>
            </w:r>
          </w:p>
        </w:tc>
      </w:tr>
      <w:tr w:rsidR="00B25BC9" w:rsidRPr="00E04907" w14:paraId="3B7023D3" w14:textId="77777777" w:rsidTr="00194C40">
        <w:tc>
          <w:tcPr>
            <w:tcW w:w="1555" w:type="dxa"/>
            <w:vAlign w:val="center"/>
          </w:tcPr>
          <w:p w14:paraId="767DC9F5" w14:textId="77777777" w:rsidR="00B25BC9" w:rsidRPr="00713FF6" w:rsidRDefault="00B25BC9" w:rsidP="0045501B">
            <w:pPr>
              <w:pStyle w:val="TE-CorpoTabela"/>
            </w:pPr>
            <w:r w:rsidRPr="00713FF6">
              <w:t>Nome:</w:t>
            </w:r>
          </w:p>
        </w:tc>
        <w:tc>
          <w:tcPr>
            <w:tcW w:w="7506" w:type="dxa"/>
            <w:vAlign w:val="center"/>
          </w:tcPr>
          <w:p w14:paraId="52B9C2B9" w14:textId="5D2BDE83" w:rsidR="00B25BC9" w:rsidRPr="0045501B" w:rsidRDefault="00B25BC9" w:rsidP="0045501B">
            <w:pPr>
              <w:pStyle w:val="TE-CorpoTabela"/>
            </w:pPr>
            <w:r w:rsidRPr="0045501B">
              <w:t xml:space="preserve">Somatório das questões </w:t>
            </w:r>
          </w:p>
        </w:tc>
      </w:tr>
      <w:tr w:rsidR="00B25BC9" w:rsidRPr="00E04907" w14:paraId="45121A7A" w14:textId="77777777" w:rsidTr="00194C40">
        <w:tc>
          <w:tcPr>
            <w:tcW w:w="1555" w:type="dxa"/>
            <w:vAlign w:val="center"/>
          </w:tcPr>
          <w:p w14:paraId="581B2FB7" w14:textId="77777777" w:rsidR="00B25BC9" w:rsidRPr="00713FF6" w:rsidRDefault="00B25BC9" w:rsidP="0045501B">
            <w:pPr>
              <w:pStyle w:val="TE-CorpoTabela"/>
            </w:pPr>
            <w:r w:rsidRPr="00713FF6">
              <w:t>Descrição:</w:t>
            </w:r>
          </w:p>
        </w:tc>
        <w:tc>
          <w:tcPr>
            <w:tcW w:w="7506" w:type="dxa"/>
            <w:vAlign w:val="center"/>
          </w:tcPr>
          <w:p w14:paraId="2602660F" w14:textId="6102891A" w:rsidR="00B25BC9" w:rsidRPr="0045501B" w:rsidRDefault="00B25BC9" w:rsidP="0045501B">
            <w:pPr>
              <w:pStyle w:val="TE-CorpoTabela"/>
            </w:pPr>
            <w:r w:rsidRPr="0045501B">
              <w:t>Ao concluir a correção o sistema irá calcular de forma automática a nota final e atribuída a avaliação.</w:t>
            </w:r>
          </w:p>
        </w:tc>
      </w:tr>
      <w:tr w:rsidR="00B25BC9" w:rsidRPr="00E04907" w14:paraId="043E3D60" w14:textId="77777777" w:rsidTr="00194C40">
        <w:tc>
          <w:tcPr>
            <w:tcW w:w="1555" w:type="dxa"/>
            <w:vAlign w:val="center"/>
          </w:tcPr>
          <w:p w14:paraId="628E89AB" w14:textId="77777777" w:rsidR="00B25BC9" w:rsidRPr="00713FF6" w:rsidRDefault="00B25BC9" w:rsidP="0045501B">
            <w:pPr>
              <w:pStyle w:val="TE-CorpoTabela"/>
            </w:pPr>
            <w:r w:rsidRPr="00713FF6">
              <w:t>Prioridade:</w:t>
            </w:r>
          </w:p>
        </w:tc>
        <w:tc>
          <w:tcPr>
            <w:tcW w:w="7506" w:type="dxa"/>
            <w:vAlign w:val="center"/>
          </w:tcPr>
          <w:p w14:paraId="11444CAD" w14:textId="32EAF9AB" w:rsidR="00B25BC9" w:rsidRPr="0045501B" w:rsidRDefault="00B25BC9" w:rsidP="0045501B">
            <w:pPr>
              <w:pStyle w:val="TE-CorpoTabela"/>
            </w:pPr>
            <w:r w:rsidRPr="0045501B">
              <w:t>Alta</w:t>
            </w:r>
          </w:p>
        </w:tc>
      </w:tr>
      <w:tr w:rsidR="00B25BC9" w:rsidRPr="00E04907" w14:paraId="7AB2F7DA" w14:textId="77777777" w:rsidTr="00194C40">
        <w:trPr>
          <w:trHeight w:val="503"/>
        </w:trPr>
        <w:tc>
          <w:tcPr>
            <w:tcW w:w="9061" w:type="dxa"/>
            <w:gridSpan w:val="2"/>
            <w:shd w:val="clear" w:color="auto" w:fill="D9D9D9" w:themeFill="background1" w:themeFillShade="D9"/>
            <w:vAlign w:val="center"/>
          </w:tcPr>
          <w:p w14:paraId="5D6B5BF0" w14:textId="542D2619" w:rsidR="00B25BC9" w:rsidRPr="0045501B" w:rsidRDefault="00B25BC9" w:rsidP="0045501B">
            <w:pPr>
              <w:pStyle w:val="TE-CorpoTabela"/>
            </w:pPr>
            <w:r w:rsidRPr="0045501B">
              <w:t>R.F 23</w:t>
            </w:r>
          </w:p>
        </w:tc>
      </w:tr>
      <w:tr w:rsidR="00B25BC9" w:rsidRPr="00E04907" w14:paraId="0D41B438" w14:textId="77777777" w:rsidTr="00194C40">
        <w:tc>
          <w:tcPr>
            <w:tcW w:w="1555" w:type="dxa"/>
            <w:vAlign w:val="center"/>
          </w:tcPr>
          <w:p w14:paraId="3EDB5517" w14:textId="77777777" w:rsidR="00B25BC9" w:rsidRPr="00713FF6" w:rsidRDefault="00B25BC9" w:rsidP="0045501B">
            <w:pPr>
              <w:pStyle w:val="TE-CorpoTabela"/>
            </w:pPr>
            <w:r w:rsidRPr="00713FF6">
              <w:t>Nome:</w:t>
            </w:r>
          </w:p>
        </w:tc>
        <w:tc>
          <w:tcPr>
            <w:tcW w:w="7506" w:type="dxa"/>
            <w:vAlign w:val="center"/>
          </w:tcPr>
          <w:p w14:paraId="7F5C2699" w14:textId="7FC15A82" w:rsidR="00B25BC9" w:rsidRPr="0045501B" w:rsidRDefault="00B25BC9" w:rsidP="0045501B">
            <w:pPr>
              <w:pStyle w:val="TE-CorpoTabela"/>
            </w:pPr>
            <w:r w:rsidRPr="0045501B">
              <w:t xml:space="preserve">Verificação de alunos bloqueados </w:t>
            </w:r>
          </w:p>
        </w:tc>
      </w:tr>
      <w:tr w:rsidR="00B25BC9" w:rsidRPr="00E04907" w14:paraId="35471DD4" w14:textId="77777777" w:rsidTr="00194C40">
        <w:tc>
          <w:tcPr>
            <w:tcW w:w="1555" w:type="dxa"/>
            <w:vAlign w:val="center"/>
          </w:tcPr>
          <w:p w14:paraId="2CAB8CE8" w14:textId="77777777" w:rsidR="00B25BC9" w:rsidRPr="00713FF6" w:rsidRDefault="00B25BC9" w:rsidP="0045501B">
            <w:pPr>
              <w:pStyle w:val="TE-CorpoTabela"/>
            </w:pPr>
            <w:r w:rsidRPr="00713FF6">
              <w:t>Descrição:</w:t>
            </w:r>
          </w:p>
        </w:tc>
        <w:tc>
          <w:tcPr>
            <w:tcW w:w="7506" w:type="dxa"/>
            <w:vAlign w:val="center"/>
          </w:tcPr>
          <w:p w14:paraId="4C495B79" w14:textId="18810FC2" w:rsidR="00B25BC9" w:rsidRPr="0045501B" w:rsidRDefault="00B25BC9" w:rsidP="0045501B">
            <w:pPr>
              <w:pStyle w:val="TE-CorpoTabela"/>
            </w:pPr>
            <w:r w:rsidRPr="0045501B">
              <w:t>Deverá ter uma tela de verificação de alunos bloqueados, esta deverá atualizar a cada 5 segundos de forma automática e caso identifique que um aluno saiu da tela de avaliação, o usuário deste será bloqueado e o sistema deverá emitir um sinal sonoro em formato de alarme.</w:t>
            </w:r>
          </w:p>
        </w:tc>
      </w:tr>
      <w:tr w:rsidR="00B25BC9" w:rsidRPr="00E04907" w14:paraId="1CDB6517" w14:textId="77777777" w:rsidTr="00194C40">
        <w:tc>
          <w:tcPr>
            <w:tcW w:w="1555" w:type="dxa"/>
            <w:vAlign w:val="center"/>
          </w:tcPr>
          <w:p w14:paraId="045024F0" w14:textId="77777777" w:rsidR="00B25BC9" w:rsidRPr="00713FF6" w:rsidRDefault="00B25BC9" w:rsidP="0045501B">
            <w:pPr>
              <w:pStyle w:val="TE-CorpoTabela"/>
            </w:pPr>
            <w:r w:rsidRPr="00713FF6">
              <w:t>Prioridade:</w:t>
            </w:r>
          </w:p>
        </w:tc>
        <w:tc>
          <w:tcPr>
            <w:tcW w:w="7506" w:type="dxa"/>
            <w:vAlign w:val="center"/>
          </w:tcPr>
          <w:p w14:paraId="11A5B347" w14:textId="77777777" w:rsidR="00B25BC9" w:rsidRPr="0045501B" w:rsidRDefault="00B25BC9" w:rsidP="0045501B">
            <w:pPr>
              <w:pStyle w:val="TE-CorpoTabela"/>
            </w:pPr>
            <w:r w:rsidRPr="0045501B">
              <w:t>Alta</w:t>
            </w:r>
          </w:p>
        </w:tc>
      </w:tr>
    </w:tbl>
    <w:p w14:paraId="204DABCD" w14:textId="7B529950" w:rsidR="006759C5" w:rsidDel="00E12009" w:rsidRDefault="006759C5" w:rsidP="0045501B">
      <w:pPr>
        <w:pStyle w:val="TE-LegendaQuadro"/>
        <w:numPr>
          <w:ilvl w:val="0"/>
          <w:numId w:val="0"/>
        </w:numPr>
        <w:jc w:val="left"/>
      </w:pPr>
    </w:p>
    <w:p w14:paraId="5A1F0E8A" w14:textId="0B42482D" w:rsidR="00F01BB9" w:rsidRDefault="00F01BB9" w:rsidP="00F01BB9">
      <w:pPr>
        <w:pStyle w:val="TE-FonteFiguraQuadroTabela"/>
      </w:pPr>
      <w:r>
        <w:t>(FONTE: PRÓPRIO AUTOR. 2018)</w:t>
      </w:r>
    </w:p>
    <w:p w14:paraId="3DFD7677" w14:textId="5B31A77C" w:rsidR="00941A0F" w:rsidRDefault="00941A0F" w:rsidP="00941A0F">
      <w:pPr>
        <w:pStyle w:val="T2-TituloSecundario"/>
      </w:pPr>
      <w:bookmarkStart w:id="263" w:name="_Toc531976651"/>
      <w:r>
        <w:t>Requisitos não funcionais</w:t>
      </w:r>
      <w:bookmarkEnd w:id="263"/>
    </w:p>
    <w:p w14:paraId="79F6A9FD" w14:textId="4DDC728F" w:rsidR="00941A0F" w:rsidRDefault="00941A0F" w:rsidP="00FE084E">
      <w:pPr>
        <w:pStyle w:val="TE-Normal"/>
      </w:pPr>
      <w:r>
        <w:lastRenderedPageBreak/>
        <w:t xml:space="preserve">O Quadro </w:t>
      </w:r>
      <w:r w:rsidR="00432609">
        <w:t>4</w:t>
      </w:r>
      <w:r w:rsidR="00432609" w:rsidRPr="00941A0F">
        <w:t xml:space="preserve"> </w:t>
      </w:r>
      <w:r w:rsidRPr="00941A0F">
        <w:t>apresenta os requisitos</w:t>
      </w:r>
      <w:r>
        <w:t xml:space="preserve"> não</w:t>
      </w:r>
      <w:r w:rsidRPr="00941A0F">
        <w:t xml:space="preserve"> funcionais que </w:t>
      </w:r>
      <w:r>
        <w:t>serão primordiais na usabilidade,</w:t>
      </w:r>
      <w:r w:rsidR="007E3A87">
        <w:t xml:space="preserve"> ergonomia e</w:t>
      </w:r>
      <w:r>
        <w:t xml:space="preserve"> disponibilidade</w:t>
      </w:r>
      <w:r w:rsidR="008F0C11">
        <w:t xml:space="preserve"> do sistema</w:t>
      </w:r>
      <w:r>
        <w:t>, definidos da mesma manei</w:t>
      </w:r>
      <w:r w:rsidR="008F0C11">
        <w:t xml:space="preserve">ra que os requisitos funcionais, </w:t>
      </w:r>
      <w:r>
        <w:t>estes também serão classificados por prioridade de alta, média e baixa, eles foram definidos seguindo padrões de UX que deveram garantir aos usuários boas experiências de uso.</w:t>
      </w:r>
    </w:p>
    <w:p w14:paraId="21139F44" w14:textId="50A19F82" w:rsidR="00E12009" w:rsidRDefault="00BF4333" w:rsidP="0045501B">
      <w:pPr>
        <w:pStyle w:val="TE-LegendaQuadro"/>
      </w:pPr>
      <w:bookmarkStart w:id="264" w:name="_Toc528068251"/>
      <w:bookmarkStart w:id="265" w:name="_Toc531970225"/>
      <w:bookmarkEnd w:id="264"/>
      <w:r>
        <w:t>Requisitos não funcionais</w:t>
      </w:r>
      <w:bookmarkEnd w:id="265"/>
    </w:p>
    <w:tbl>
      <w:tblPr>
        <w:tblStyle w:val="Tabelacomgrade"/>
        <w:tblW w:w="0" w:type="auto"/>
        <w:tblLook w:val="04A0" w:firstRow="1" w:lastRow="0" w:firstColumn="1" w:lastColumn="0" w:noHBand="0" w:noVBand="1"/>
      </w:tblPr>
      <w:tblGrid>
        <w:gridCol w:w="1555"/>
        <w:gridCol w:w="7506"/>
      </w:tblGrid>
      <w:tr w:rsidR="00FE084E" w:rsidRPr="00E04907" w14:paraId="033A0729" w14:textId="77777777" w:rsidTr="00194C40">
        <w:tc>
          <w:tcPr>
            <w:tcW w:w="9061" w:type="dxa"/>
            <w:gridSpan w:val="2"/>
            <w:vAlign w:val="center"/>
          </w:tcPr>
          <w:p w14:paraId="5B5C6921" w14:textId="1D1F0D74" w:rsidR="00FE084E" w:rsidRPr="00E04907" w:rsidRDefault="00FE084E" w:rsidP="0045501B">
            <w:pPr>
              <w:pStyle w:val="TE-CorpoTabela"/>
            </w:pPr>
            <w:r w:rsidRPr="00E04907">
              <w:t>R.</w:t>
            </w:r>
            <w:r>
              <w:t>N.</w:t>
            </w:r>
            <w:r w:rsidRPr="00E04907">
              <w:t>F Requisitos</w:t>
            </w:r>
            <w:r>
              <w:t xml:space="preserve"> Não</w:t>
            </w:r>
            <w:r w:rsidRPr="00E04907">
              <w:t xml:space="preserve"> Funcionais</w:t>
            </w:r>
          </w:p>
        </w:tc>
      </w:tr>
      <w:tr w:rsidR="00FE084E" w:rsidRPr="00E04907" w14:paraId="55426ABF" w14:textId="77777777" w:rsidTr="00194C40">
        <w:trPr>
          <w:trHeight w:val="503"/>
        </w:trPr>
        <w:tc>
          <w:tcPr>
            <w:tcW w:w="9061" w:type="dxa"/>
            <w:gridSpan w:val="2"/>
            <w:shd w:val="clear" w:color="auto" w:fill="D9D9D9" w:themeFill="background1" w:themeFillShade="D9"/>
            <w:vAlign w:val="center"/>
          </w:tcPr>
          <w:p w14:paraId="64316025" w14:textId="4B53D476" w:rsidR="00FE084E" w:rsidRPr="00E04907" w:rsidRDefault="00FE084E" w:rsidP="0045501B">
            <w:pPr>
              <w:pStyle w:val="TE-CorpoTabela"/>
            </w:pPr>
            <w:r w:rsidRPr="00E04907">
              <w:t>R.</w:t>
            </w:r>
            <w:r>
              <w:t>N.</w:t>
            </w:r>
            <w:r w:rsidRPr="00E04907">
              <w:t>F 01</w:t>
            </w:r>
          </w:p>
        </w:tc>
      </w:tr>
      <w:tr w:rsidR="00FE084E" w:rsidRPr="00E04907" w14:paraId="706E77D2" w14:textId="77777777" w:rsidTr="00194C40">
        <w:tc>
          <w:tcPr>
            <w:tcW w:w="1555" w:type="dxa"/>
            <w:vAlign w:val="center"/>
          </w:tcPr>
          <w:p w14:paraId="7006032A" w14:textId="77777777" w:rsidR="00FE084E" w:rsidRPr="00E04907" w:rsidRDefault="00FE084E" w:rsidP="0045501B">
            <w:pPr>
              <w:pStyle w:val="TE-CorpoTabela"/>
            </w:pPr>
            <w:r w:rsidRPr="00E04907">
              <w:t>Nome:</w:t>
            </w:r>
          </w:p>
        </w:tc>
        <w:tc>
          <w:tcPr>
            <w:tcW w:w="7506" w:type="dxa"/>
            <w:vAlign w:val="center"/>
          </w:tcPr>
          <w:p w14:paraId="31B46409" w14:textId="5ABFFDEB" w:rsidR="00FE084E" w:rsidRPr="00E04907" w:rsidRDefault="00261A75" w:rsidP="0045501B">
            <w:pPr>
              <w:pStyle w:val="TE-CorpoTabela"/>
            </w:pPr>
            <w:r>
              <w:rPr>
                <w:sz w:val="24"/>
                <w:szCs w:val="24"/>
              </w:rPr>
              <w:t>Ergonomia</w:t>
            </w:r>
          </w:p>
        </w:tc>
      </w:tr>
      <w:tr w:rsidR="00FE084E" w:rsidRPr="00E04907" w14:paraId="6D2D9586" w14:textId="77777777" w:rsidTr="00194C40">
        <w:tc>
          <w:tcPr>
            <w:tcW w:w="1555" w:type="dxa"/>
            <w:vAlign w:val="center"/>
          </w:tcPr>
          <w:p w14:paraId="58F7A93A" w14:textId="77777777" w:rsidR="00FE084E" w:rsidRPr="00E04907" w:rsidRDefault="00FE084E" w:rsidP="0045501B">
            <w:pPr>
              <w:pStyle w:val="TE-CorpoTabela"/>
            </w:pPr>
            <w:r w:rsidRPr="00E04907">
              <w:t>Descrição:</w:t>
            </w:r>
          </w:p>
        </w:tc>
        <w:tc>
          <w:tcPr>
            <w:tcW w:w="7506" w:type="dxa"/>
            <w:vAlign w:val="center"/>
          </w:tcPr>
          <w:p w14:paraId="3023EC50" w14:textId="4E2FB09C" w:rsidR="00FE084E" w:rsidRPr="00E04907" w:rsidRDefault="00261A75" w:rsidP="0045501B">
            <w:pPr>
              <w:pStyle w:val="TE-CorpoTabela"/>
            </w:pPr>
            <w:r w:rsidRPr="00261A75">
              <w:t>O sistema deve manter um padrão de ícones seguidos por um título que o define</w:t>
            </w:r>
            <w:r>
              <w:t>.</w:t>
            </w:r>
          </w:p>
        </w:tc>
      </w:tr>
      <w:tr w:rsidR="00FE084E" w:rsidRPr="00E04907" w14:paraId="6EAC6914" w14:textId="77777777" w:rsidTr="00194C40">
        <w:tc>
          <w:tcPr>
            <w:tcW w:w="1555" w:type="dxa"/>
            <w:vAlign w:val="center"/>
          </w:tcPr>
          <w:p w14:paraId="08CE1511" w14:textId="77777777" w:rsidR="00FE084E" w:rsidRPr="00E04907" w:rsidRDefault="00FE084E" w:rsidP="0045501B">
            <w:pPr>
              <w:pStyle w:val="TE-CorpoTabela"/>
            </w:pPr>
            <w:r w:rsidRPr="00E04907">
              <w:t>Prioridade:</w:t>
            </w:r>
          </w:p>
        </w:tc>
        <w:tc>
          <w:tcPr>
            <w:tcW w:w="7506" w:type="dxa"/>
            <w:vAlign w:val="center"/>
          </w:tcPr>
          <w:p w14:paraId="650AE97E" w14:textId="77777777" w:rsidR="00FE084E" w:rsidRPr="00E04907" w:rsidRDefault="00FE084E" w:rsidP="0045501B">
            <w:pPr>
              <w:pStyle w:val="TE-CorpoTabela"/>
            </w:pPr>
            <w:r>
              <w:t>Baixa</w:t>
            </w:r>
          </w:p>
        </w:tc>
      </w:tr>
      <w:tr w:rsidR="00261A75" w:rsidRPr="00E04907" w14:paraId="2350B932" w14:textId="77777777" w:rsidTr="00194C40">
        <w:trPr>
          <w:trHeight w:val="503"/>
        </w:trPr>
        <w:tc>
          <w:tcPr>
            <w:tcW w:w="9061" w:type="dxa"/>
            <w:gridSpan w:val="2"/>
            <w:shd w:val="clear" w:color="auto" w:fill="D9D9D9" w:themeFill="background1" w:themeFillShade="D9"/>
            <w:vAlign w:val="center"/>
          </w:tcPr>
          <w:p w14:paraId="6CDE32D3" w14:textId="2505464E" w:rsidR="00261A75" w:rsidRPr="00E04907" w:rsidRDefault="00261A75" w:rsidP="0045501B">
            <w:pPr>
              <w:pStyle w:val="TE-CorpoTabela"/>
            </w:pPr>
            <w:r w:rsidRPr="00E04907">
              <w:t>R.</w:t>
            </w:r>
            <w:r>
              <w:t>N.F 02</w:t>
            </w:r>
          </w:p>
        </w:tc>
      </w:tr>
      <w:tr w:rsidR="00261A75" w:rsidRPr="00E04907" w14:paraId="1F6C996F" w14:textId="77777777" w:rsidTr="00194C40">
        <w:tc>
          <w:tcPr>
            <w:tcW w:w="1555" w:type="dxa"/>
            <w:vAlign w:val="center"/>
          </w:tcPr>
          <w:p w14:paraId="6ADD8668" w14:textId="77777777" w:rsidR="00261A75" w:rsidRPr="00E04907" w:rsidRDefault="00261A75" w:rsidP="0045501B">
            <w:pPr>
              <w:pStyle w:val="TE-CorpoTabela"/>
            </w:pPr>
            <w:r w:rsidRPr="00E04907">
              <w:t>Nome:</w:t>
            </w:r>
          </w:p>
        </w:tc>
        <w:tc>
          <w:tcPr>
            <w:tcW w:w="7506" w:type="dxa"/>
            <w:vAlign w:val="center"/>
          </w:tcPr>
          <w:p w14:paraId="4F7A3C6A" w14:textId="77777777" w:rsidR="00261A75" w:rsidRPr="00E04907" w:rsidRDefault="00261A75" w:rsidP="0045501B">
            <w:pPr>
              <w:pStyle w:val="TE-CorpoTabela"/>
            </w:pPr>
            <w:r>
              <w:rPr>
                <w:sz w:val="24"/>
                <w:szCs w:val="24"/>
              </w:rPr>
              <w:t>Ergonomia</w:t>
            </w:r>
          </w:p>
        </w:tc>
      </w:tr>
      <w:tr w:rsidR="00261A75" w:rsidRPr="00E04907" w14:paraId="3B23DB92" w14:textId="77777777" w:rsidTr="00194C40">
        <w:tc>
          <w:tcPr>
            <w:tcW w:w="1555" w:type="dxa"/>
            <w:vAlign w:val="center"/>
          </w:tcPr>
          <w:p w14:paraId="2446F285" w14:textId="77777777" w:rsidR="00261A75" w:rsidRPr="00E04907" w:rsidRDefault="00261A75" w:rsidP="0045501B">
            <w:pPr>
              <w:pStyle w:val="TE-CorpoTabela"/>
            </w:pPr>
            <w:r w:rsidRPr="00E04907">
              <w:t>Descrição:</w:t>
            </w:r>
          </w:p>
        </w:tc>
        <w:tc>
          <w:tcPr>
            <w:tcW w:w="7506" w:type="dxa"/>
            <w:vAlign w:val="center"/>
          </w:tcPr>
          <w:p w14:paraId="50D29ED3" w14:textId="2B99BB95" w:rsidR="00261A75" w:rsidRPr="00E04907" w:rsidRDefault="00261A75" w:rsidP="0045501B">
            <w:pPr>
              <w:pStyle w:val="TE-CorpoTabela"/>
            </w:pPr>
            <w:r w:rsidRPr="00261A75">
              <w:t xml:space="preserve">As páginas devem seguir a mesma apresentação de disposição dos elementos, para que o usuário tem </w:t>
            </w:r>
            <w:r>
              <w:t>uma boa experiência na navegação.</w:t>
            </w:r>
          </w:p>
        </w:tc>
      </w:tr>
      <w:tr w:rsidR="00261A75" w:rsidRPr="00E04907" w14:paraId="4CECCC27" w14:textId="77777777" w:rsidTr="00194C40">
        <w:tc>
          <w:tcPr>
            <w:tcW w:w="1555" w:type="dxa"/>
            <w:vAlign w:val="center"/>
          </w:tcPr>
          <w:p w14:paraId="69AB3E7D" w14:textId="77777777" w:rsidR="00261A75" w:rsidRPr="00E04907" w:rsidRDefault="00261A75" w:rsidP="0045501B">
            <w:pPr>
              <w:pStyle w:val="TE-CorpoTabela"/>
            </w:pPr>
            <w:r w:rsidRPr="00E04907">
              <w:t>Prioridade:</w:t>
            </w:r>
          </w:p>
        </w:tc>
        <w:tc>
          <w:tcPr>
            <w:tcW w:w="7506" w:type="dxa"/>
            <w:vAlign w:val="center"/>
          </w:tcPr>
          <w:p w14:paraId="69892211" w14:textId="62C787B9" w:rsidR="00261A75" w:rsidRPr="00E04907" w:rsidRDefault="00261A75" w:rsidP="0045501B">
            <w:pPr>
              <w:pStyle w:val="TE-CorpoTabela"/>
            </w:pPr>
            <w:r>
              <w:t>Média</w:t>
            </w:r>
          </w:p>
        </w:tc>
      </w:tr>
      <w:tr w:rsidR="00261A75" w:rsidRPr="00E04907" w14:paraId="531BA1D6" w14:textId="77777777" w:rsidTr="00194C40">
        <w:trPr>
          <w:trHeight w:val="503"/>
        </w:trPr>
        <w:tc>
          <w:tcPr>
            <w:tcW w:w="9061" w:type="dxa"/>
            <w:gridSpan w:val="2"/>
            <w:shd w:val="clear" w:color="auto" w:fill="D9D9D9" w:themeFill="background1" w:themeFillShade="D9"/>
            <w:vAlign w:val="center"/>
          </w:tcPr>
          <w:p w14:paraId="394CD1DB" w14:textId="3B59EBFE" w:rsidR="00261A75" w:rsidRPr="00E04907" w:rsidRDefault="00261A75" w:rsidP="0045501B">
            <w:pPr>
              <w:pStyle w:val="TE-CorpoTabela"/>
            </w:pPr>
            <w:r w:rsidRPr="00E04907">
              <w:t>R.</w:t>
            </w:r>
            <w:r>
              <w:t>N.F 03</w:t>
            </w:r>
          </w:p>
        </w:tc>
      </w:tr>
      <w:tr w:rsidR="00261A75" w:rsidRPr="00E04907" w14:paraId="08685F25" w14:textId="77777777" w:rsidTr="00194C40">
        <w:tc>
          <w:tcPr>
            <w:tcW w:w="1555" w:type="dxa"/>
            <w:vAlign w:val="center"/>
          </w:tcPr>
          <w:p w14:paraId="661C826E" w14:textId="77777777" w:rsidR="00261A75" w:rsidRPr="00E04907" w:rsidRDefault="00261A75" w:rsidP="0045501B">
            <w:pPr>
              <w:pStyle w:val="TE-CorpoTabela"/>
            </w:pPr>
            <w:r w:rsidRPr="00E04907">
              <w:t>Nome:</w:t>
            </w:r>
          </w:p>
        </w:tc>
        <w:tc>
          <w:tcPr>
            <w:tcW w:w="7506" w:type="dxa"/>
            <w:vAlign w:val="center"/>
          </w:tcPr>
          <w:p w14:paraId="6EC4A12E" w14:textId="77777777" w:rsidR="00261A75" w:rsidRPr="00E04907" w:rsidRDefault="00261A75" w:rsidP="0045501B">
            <w:pPr>
              <w:pStyle w:val="TE-CorpoTabela"/>
            </w:pPr>
            <w:r>
              <w:rPr>
                <w:sz w:val="24"/>
                <w:szCs w:val="24"/>
              </w:rPr>
              <w:t>Ergonomia</w:t>
            </w:r>
          </w:p>
        </w:tc>
      </w:tr>
      <w:tr w:rsidR="00261A75" w:rsidRPr="00E04907" w14:paraId="1B193174" w14:textId="77777777" w:rsidTr="00194C40">
        <w:tc>
          <w:tcPr>
            <w:tcW w:w="1555" w:type="dxa"/>
            <w:vAlign w:val="center"/>
          </w:tcPr>
          <w:p w14:paraId="2716C49E" w14:textId="77777777" w:rsidR="00261A75" w:rsidRPr="00E04907" w:rsidRDefault="00261A75" w:rsidP="0045501B">
            <w:pPr>
              <w:pStyle w:val="TE-CorpoTabela"/>
            </w:pPr>
            <w:r w:rsidRPr="00E04907">
              <w:t>Descrição:</w:t>
            </w:r>
          </w:p>
        </w:tc>
        <w:tc>
          <w:tcPr>
            <w:tcW w:w="7506" w:type="dxa"/>
            <w:vAlign w:val="center"/>
          </w:tcPr>
          <w:p w14:paraId="2F81A163" w14:textId="71D9DC11" w:rsidR="00261A75" w:rsidRPr="00E04907" w:rsidRDefault="00261A75" w:rsidP="0045501B">
            <w:pPr>
              <w:pStyle w:val="TE-CorpoTabela"/>
            </w:pPr>
            <w:r w:rsidRPr="00261A75">
              <w:t>O mesmo padrão de cores deve ser seguido em todo o sistema, para que o usuário associe as informações de forma mais rápida</w:t>
            </w:r>
            <w:r>
              <w:t>.</w:t>
            </w:r>
          </w:p>
        </w:tc>
      </w:tr>
      <w:tr w:rsidR="00261A75" w:rsidRPr="00E04907" w14:paraId="6AF17831" w14:textId="77777777" w:rsidTr="00194C40">
        <w:tc>
          <w:tcPr>
            <w:tcW w:w="1555" w:type="dxa"/>
            <w:vAlign w:val="center"/>
          </w:tcPr>
          <w:p w14:paraId="308AE47E" w14:textId="77777777" w:rsidR="00261A75" w:rsidRPr="00E04907" w:rsidRDefault="00261A75" w:rsidP="0045501B">
            <w:pPr>
              <w:pStyle w:val="TE-CorpoTabela"/>
            </w:pPr>
            <w:r w:rsidRPr="00E04907">
              <w:t>Prioridade:</w:t>
            </w:r>
          </w:p>
        </w:tc>
        <w:tc>
          <w:tcPr>
            <w:tcW w:w="7506" w:type="dxa"/>
            <w:vAlign w:val="center"/>
          </w:tcPr>
          <w:p w14:paraId="5B6C75D6" w14:textId="77777777" w:rsidR="00261A75" w:rsidRPr="00E04907" w:rsidRDefault="00261A75" w:rsidP="0045501B">
            <w:pPr>
              <w:pStyle w:val="TE-CorpoTabela"/>
            </w:pPr>
            <w:r>
              <w:t>Média</w:t>
            </w:r>
          </w:p>
        </w:tc>
      </w:tr>
      <w:tr w:rsidR="00261A75" w:rsidRPr="00E04907" w14:paraId="76968BA2" w14:textId="77777777" w:rsidTr="00194C40">
        <w:trPr>
          <w:trHeight w:val="503"/>
        </w:trPr>
        <w:tc>
          <w:tcPr>
            <w:tcW w:w="9061" w:type="dxa"/>
            <w:gridSpan w:val="2"/>
            <w:shd w:val="clear" w:color="auto" w:fill="D9D9D9" w:themeFill="background1" w:themeFillShade="D9"/>
            <w:vAlign w:val="center"/>
          </w:tcPr>
          <w:p w14:paraId="12BCF884" w14:textId="67E92D6B" w:rsidR="00261A75" w:rsidRPr="00E04907" w:rsidRDefault="00261A75" w:rsidP="0045501B">
            <w:pPr>
              <w:pStyle w:val="TE-CorpoTabela"/>
            </w:pPr>
            <w:r w:rsidRPr="00E04907">
              <w:t>R.</w:t>
            </w:r>
            <w:r>
              <w:t>N.F 04</w:t>
            </w:r>
          </w:p>
        </w:tc>
      </w:tr>
      <w:tr w:rsidR="00261A75" w:rsidRPr="00E04907" w14:paraId="1EFB3768" w14:textId="77777777" w:rsidTr="00194C40">
        <w:tc>
          <w:tcPr>
            <w:tcW w:w="1555" w:type="dxa"/>
            <w:vAlign w:val="center"/>
          </w:tcPr>
          <w:p w14:paraId="0877C216" w14:textId="77777777" w:rsidR="00261A75" w:rsidRPr="00E04907" w:rsidRDefault="00261A75" w:rsidP="0045501B">
            <w:pPr>
              <w:pStyle w:val="TE-CorpoTabela"/>
            </w:pPr>
            <w:r w:rsidRPr="00E04907">
              <w:t>Nome:</w:t>
            </w:r>
          </w:p>
        </w:tc>
        <w:tc>
          <w:tcPr>
            <w:tcW w:w="7506" w:type="dxa"/>
            <w:vAlign w:val="center"/>
          </w:tcPr>
          <w:p w14:paraId="755D7FC2" w14:textId="77777777" w:rsidR="00261A75" w:rsidRPr="00E04907" w:rsidRDefault="00261A75" w:rsidP="0045501B">
            <w:pPr>
              <w:pStyle w:val="TE-CorpoTabela"/>
            </w:pPr>
            <w:r>
              <w:rPr>
                <w:sz w:val="24"/>
                <w:szCs w:val="24"/>
              </w:rPr>
              <w:t>Ergonomia</w:t>
            </w:r>
          </w:p>
        </w:tc>
      </w:tr>
      <w:tr w:rsidR="00261A75" w:rsidRPr="00E04907" w14:paraId="41D74072" w14:textId="77777777" w:rsidTr="00194C40">
        <w:tc>
          <w:tcPr>
            <w:tcW w:w="1555" w:type="dxa"/>
            <w:vAlign w:val="center"/>
          </w:tcPr>
          <w:p w14:paraId="2689430F" w14:textId="77777777" w:rsidR="00261A75" w:rsidRPr="00E04907" w:rsidRDefault="00261A75" w:rsidP="0045501B">
            <w:pPr>
              <w:pStyle w:val="TE-CorpoTabela"/>
            </w:pPr>
            <w:r w:rsidRPr="00E04907">
              <w:t>Descrição:</w:t>
            </w:r>
          </w:p>
        </w:tc>
        <w:tc>
          <w:tcPr>
            <w:tcW w:w="7506" w:type="dxa"/>
            <w:vAlign w:val="center"/>
          </w:tcPr>
          <w:p w14:paraId="7ADE6BB7" w14:textId="5C38FB60" w:rsidR="00261A75" w:rsidRPr="00E04907" w:rsidRDefault="00261A75" w:rsidP="0045501B">
            <w:pPr>
              <w:pStyle w:val="TE-CorpoTabela"/>
            </w:pPr>
            <w:r w:rsidRPr="00261A75">
              <w:t>O tamanho da fonte deve ser relativamente grande se comparado com outros sistemas, para que</w:t>
            </w:r>
            <w:r>
              <w:t xml:space="preserve"> o usuário</w:t>
            </w:r>
            <w:r w:rsidRPr="00261A75">
              <w:t xml:space="preserve"> não </w:t>
            </w:r>
            <w:r>
              <w:t xml:space="preserve">precise </w:t>
            </w:r>
            <w:r w:rsidRPr="00261A75">
              <w:t>se aproximar do monitor para uma leitura rápida das informações</w:t>
            </w:r>
            <w:r>
              <w:t>.</w:t>
            </w:r>
          </w:p>
        </w:tc>
      </w:tr>
      <w:tr w:rsidR="00261A75" w:rsidRPr="00E04907" w14:paraId="674ED97E" w14:textId="77777777" w:rsidTr="00194C40">
        <w:tc>
          <w:tcPr>
            <w:tcW w:w="1555" w:type="dxa"/>
            <w:vAlign w:val="center"/>
          </w:tcPr>
          <w:p w14:paraId="79D01DB7" w14:textId="77777777" w:rsidR="00261A75" w:rsidRPr="00E04907" w:rsidRDefault="00261A75" w:rsidP="0045501B">
            <w:pPr>
              <w:pStyle w:val="TE-CorpoTabela"/>
            </w:pPr>
            <w:r w:rsidRPr="00E04907">
              <w:t>Prioridade:</w:t>
            </w:r>
          </w:p>
        </w:tc>
        <w:tc>
          <w:tcPr>
            <w:tcW w:w="7506" w:type="dxa"/>
            <w:vAlign w:val="center"/>
          </w:tcPr>
          <w:p w14:paraId="4011008C" w14:textId="03C50CD0" w:rsidR="00261A75" w:rsidRPr="00E04907" w:rsidRDefault="00261A75" w:rsidP="0045501B">
            <w:pPr>
              <w:pStyle w:val="TE-CorpoTabela"/>
            </w:pPr>
            <w:r>
              <w:t>Baixa</w:t>
            </w:r>
          </w:p>
        </w:tc>
      </w:tr>
      <w:tr w:rsidR="00261A75" w:rsidRPr="00E04907" w14:paraId="3F594A8F" w14:textId="77777777" w:rsidTr="00194C40">
        <w:trPr>
          <w:trHeight w:val="503"/>
        </w:trPr>
        <w:tc>
          <w:tcPr>
            <w:tcW w:w="9061" w:type="dxa"/>
            <w:gridSpan w:val="2"/>
            <w:shd w:val="clear" w:color="auto" w:fill="D9D9D9" w:themeFill="background1" w:themeFillShade="D9"/>
            <w:vAlign w:val="center"/>
          </w:tcPr>
          <w:p w14:paraId="552D2109" w14:textId="26FC2951" w:rsidR="00261A75" w:rsidRPr="00E04907" w:rsidRDefault="00261A75" w:rsidP="0045501B">
            <w:pPr>
              <w:pStyle w:val="TE-CorpoTabela"/>
            </w:pPr>
            <w:r w:rsidRPr="00E04907">
              <w:t>R.</w:t>
            </w:r>
            <w:r>
              <w:t>N.F 05</w:t>
            </w:r>
          </w:p>
        </w:tc>
      </w:tr>
      <w:tr w:rsidR="00261A75" w:rsidRPr="00E04907" w14:paraId="43CFA3B9" w14:textId="77777777" w:rsidTr="00194C40">
        <w:tc>
          <w:tcPr>
            <w:tcW w:w="1555" w:type="dxa"/>
            <w:vAlign w:val="center"/>
          </w:tcPr>
          <w:p w14:paraId="5F8E2631" w14:textId="77777777" w:rsidR="00261A75" w:rsidRPr="00E04907" w:rsidRDefault="00261A75" w:rsidP="0045501B">
            <w:pPr>
              <w:pStyle w:val="TE-CorpoTabela"/>
            </w:pPr>
            <w:r w:rsidRPr="00E04907">
              <w:t>Nome:</w:t>
            </w:r>
          </w:p>
        </w:tc>
        <w:tc>
          <w:tcPr>
            <w:tcW w:w="7506" w:type="dxa"/>
            <w:vAlign w:val="center"/>
          </w:tcPr>
          <w:p w14:paraId="6B5C0243" w14:textId="0A92947D" w:rsidR="00261A75" w:rsidRPr="00E04907" w:rsidRDefault="00261A75" w:rsidP="0045501B">
            <w:pPr>
              <w:pStyle w:val="TE-CorpoTabela"/>
            </w:pPr>
            <w:r>
              <w:rPr>
                <w:sz w:val="24"/>
                <w:szCs w:val="24"/>
              </w:rPr>
              <w:t>Desempenho</w:t>
            </w:r>
          </w:p>
        </w:tc>
      </w:tr>
      <w:tr w:rsidR="00261A75" w:rsidRPr="00E04907" w14:paraId="470EDB65" w14:textId="77777777" w:rsidTr="00194C40">
        <w:tc>
          <w:tcPr>
            <w:tcW w:w="1555" w:type="dxa"/>
            <w:vAlign w:val="center"/>
          </w:tcPr>
          <w:p w14:paraId="0FC8D2E4" w14:textId="77777777" w:rsidR="00261A75" w:rsidRPr="00E04907" w:rsidRDefault="00261A75" w:rsidP="0045501B">
            <w:pPr>
              <w:pStyle w:val="TE-CorpoTabela"/>
            </w:pPr>
            <w:r w:rsidRPr="00E04907">
              <w:t>Descrição:</w:t>
            </w:r>
          </w:p>
        </w:tc>
        <w:tc>
          <w:tcPr>
            <w:tcW w:w="7506" w:type="dxa"/>
            <w:vAlign w:val="center"/>
          </w:tcPr>
          <w:p w14:paraId="264F30C6" w14:textId="0ACF4DC0" w:rsidR="00261A75" w:rsidRPr="00E04907" w:rsidRDefault="00261A75" w:rsidP="0045501B">
            <w:pPr>
              <w:pStyle w:val="TE-CorpoTabela"/>
            </w:pPr>
            <w:r w:rsidRPr="00261A75">
              <w:t xml:space="preserve">O sistema não deverá ficar muitos segundo processando uma requisição ao </w:t>
            </w:r>
            <w:r>
              <w:t>ponto de um usuário abandoná-lo tal operação.</w:t>
            </w:r>
          </w:p>
        </w:tc>
      </w:tr>
      <w:tr w:rsidR="00261A75" w:rsidRPr="00E04907" w14:paraId="2DEAA913" w14:textId="77777777" w:rsidTr="00194C40">
        <w:tc>
          <w:tcPr>
            <w:tcW w:w="1555" w:type="dxa"/>
            <w:vAlign w:val="center"/>
          </w:tcPr>
          <w:p w14:paraId="200385C3" w14:textId="77777777" w:rsidR="00261A75" w:rsidRPr="00E04907" w:rsidRDefault="00261A75" w:rsidP="0045501B">
            <w:pPr>
              <w:pStyle w:val="TE-CorpoTabela"/>
            </w:pPr>
            <w:r w:rsidRPr="00E04907">
              <w:t>Prioridade:</w:t>
            </w:r>
          </w:p>
        </w:tc>
        <w:tc>
          <w:tcPr>
            <w:tcW w:w="7506" w:type="dxa"/>
            <w:vAlign w:val="center"/>
          </w:tcPr>
          <w:p w14:paraId="422F5C09" w14:textId="1BA4F929" w:rsidR="00261A75" w:rsidRPr="00E04907" w:rsidRDefault="00261A75" w:rsidP="0045501B">
            <w:pPr>
              <w:pStyle w:val="TE-CorpoTabela"/>
            </w:pPr>
            <w:r>
              <w:t>Alta</w:t>
            </w:r>
          </w:p>
        </w:tc>
      </w:tr>
      <w:tr w:rsidR="00261A75" w:rsidRPr="00E04907" w14:paraId="30F49FA5" w14:textId="77777777" w:rsidTr="00194C40">
        <w:trPr>
          <w:trHeight w:val="503"/>
        </w:trPr>
        <w:tc>
          <w:tcPr>
            <w:tcW w:w="9061" w:type="dxa"/>
            <w:gridSpan w:val="2"/>
            <w:shd w:val="clear" w:color="auto" w:fill="D9D9D9" w:themeFill="background1" w:themeFillShade="D9"/>
            <w:vAlign w:val="center"/>
          </w:tcPr>
          <w:p w14:paraId="470BF64C" w14:textId="29156DBE" w:rsidR="00261A75" w:rsidRPr="0045501B" w:rsidRDefault="00261A75" w:rsidP="0045501B">
            <w:pPr>
              <w:pStyle w:val="TE-CorpoTabela"/>
            </w:pPr>
            <w:r w:rsidRPr="0045501B">
              <w:t>R.N.F 06</w:t>
            </w:r>
          </w:p>
        </w:tc>
      </w:tr>
      <w:tr w:rsidR="00261A75" w:rsidRPr="00E04907" w14:paraId="20E0A834" w14:textId="77777777" w:rsidTr="00194C40">
        <w:tc>
          <w:tcPr>
            <w:tcW w:w="1555" w:type="dxa"/>
            <w:vAlign w:val="center"/>
          </w:tcPr>
          <w:p w14:paraId="339D5535" w14:textId="77777777" w:rsidR="00261A75" w:rsidRPr="00713FF6" w:rsidRDefault="00261A75" w:rsidP="0045501B">
            <w:pPr>
              <w:pStyle w:val="TE-CorpoTabela"/>
            </w:pPr>
            <w:r w:rsidRPr="00713FF6">
              <w:t>Nome:</w:t>
            </w:r>
          </w:p>
        </w:tc>
        <w:tc>
          <w:tcPr>
            <w:tcW w:w="7506" w:type="dxa"/>
            <w:vAlign w:val="center"/>
          </w:tcPr>
          <w:p w14:paraId="35DAAB0B" w14:textId="6ECA3EF0" w:rsidR="00261A75" w:rsidRPr="00713FF6" w:rsidRDefault="00261A75" w:rsidP="0045501B">
            <w:pPr>
              <w:pStyle w:val="TE-CorpoTabela"/>
            </w:pPr>
            <w:r w:rsidRPr="0045501B">
              <w:t>Usabilidade</w:t>
            </w:r>
          </w:p>
        </w:tc>
      </w:tr>
      <w:tr w:rsidR="00261A75" w:rsidRPr="00E04907" w14:paraId="054CAF21" w14:textId="77777777" w:rsidTr="00194C40">
        <w:tc>
          <w:tcPr>
            <w:tcW w:w="1555" w:type="dxa"/>
            <w:vAlign w:val="center"/>
          </w:tcPr>
          <w:p w14:paraId="65A1993F" w14:textId="77777777" w:rsidR="00261A75" w:rsidRPr="00713FF6" w:rsidRDefault="00261A75" w:rsidP="0045501B">
            <w:pPr>
              <w:pStyle w:val="TE-CorpoTabela"/>
            </w:pPr>
            <w:r w:rsidRPr="00713FF6">
              <w:t>Descrição:</w:t>
            </w:r>
          </w:p>
        </w:tc>
        <w:tc>
          <w:tcPr>
            <w:tcW w:w="7506" w:type="dxa"/>
            <w:vAlign w:val="center"/>
          </w:tcPr>
          <w:p w14:paraId="0380F53C" w14:textId="3F9D7533" w:rsidR="00261A75" w:rsidRPr="0045501B" w:rsidRDefault="00EA76C0" w:rsidP="0045501B">
            <w:pPr>
              <w:pStyle w:val="TE-CorpoTabela"/>
            </w:pPr>
            <w:r w:rsidRPr="0045501B">
              <w:t>Caso o usuário tente fazer uma ação indevida o sistema deverá alertar e instruir o mesmo.</w:t>
            </w:r>
          </w:p>
        </w:tc>
      </w:tr>
      <w:tr w:rsidR="00261A75" w:rsidRPr="00E04907" w14:paraId="09203E74" w14:textId="77777777" w:rsidTr="00194C40">
        <w:tc>
          <w:tcPr>
            <w:tcW w:w="1555" w:type="dxa"/>
            <w:vAlign w:val="center"/>
          </w:tcPr>
          <w:p w14:paraId="69E73E88" w14:textId="77777777" w:rsidR="00261A75" w:rsidRPr="00713FF6" w:rsidRDefault="00261A75" w:rsidP="0045501B">
            <w:pPr>
              <w:pStyle w:val="TE-CorpoTabela"/>
            </w:pPr>
            <w:r w:rsidRPr="00713FF6">
              <w:t>Prioridade:</w:t>
            </w:r>
          </w:p>
        </w:tc>
        <w:tc>
          <w:tcPr>
            <w:tcW w:w="7506" w:type="dxa"/>
            <w:vAlign w:val="center"/>
          </w:tcPr>
          <w:p w14:paraId="6756D46D" w14:textId="78DDEF58" w:rsidR="00261A75" w:rsidRPr="0045501B" w:rsidRDefault="00EA76C0" w:rsidP="0045501B">
            <w:pPr>
              <w:pStyle w:val="TE-CorpoTabela"/>
            </w:pPr>
            <w:r w:rsidRPr="0045501B">
              <w:t>Baixa</w:t>
            </w:r>
          </w:p>
        </w:tc>
      </w:tr>
      <w:tr w:rsidR="00EA76C0" w:rsidRPr="00E04907" w14:paraId="0255D56F" w14:textId="77777777" w:rsidTr="00194C40">
        <w:trPr>
          <w:trHeight w:val="503"/>
        </w:trPr>
        <w:tc>
          <w:tcPr>
            <w:tcW w:w="9061" w:type="dxa"/>
            <w:gridSpan w:val="2"/>
            <w:shd w:val="clear" w:color="auto" w:fill="D9D9D9" w:themeFill="background1" w:themeFillShade="D9"/>
            <w:vAlign w:val="center"/>
          </w:tcPr>
          <w:p w14:paraId="7FA89B2C" w14:textId="48831C43" w:rsidR="00EA76C0" w:rsidRPr="0045501B" w:rsidRDefault="00EA76C0" w:rsidP="0045501B">
            <w:pPr>
              <w:pStyle w:val="TE-CorpoTabela"/>
            </w:pPr>
            <w:r w:rsidRPr="0045501B">
              <w:t>R.N.F 07</w:t>
            </w:r>
          </w:p>
        </w:tc>
      </w:tr>
      <w:tr w:rsidR="00EA76C0" w:rsidRPr="00E04907" w14:paraId="19EEEA45" w14:textId="77777777" w:rsidTr="00194C40">
        <w:tc>
          <w:tcPr>
            <w:tcW w:w="1555" w:type="dxa"/>
            <w:vAlign w:val="center"/>
          </w:tcPr>
          <w:p w14:paraId="31E9ACE9" w14:textId="77777777" w:rsidR="00EA76C0" w:rsidRPr="00713FF6" w:rsidRDefault="00EA76C0" w:rsidP="0045501B">
            <w:pPr>
              <w:pStyle w:val="TE-CorpoTabela"/>
            </w:pPr>
            <w:r w:rsidRPr="00713FF6">
              <w:t>Nome:</w:t>
            </w:r>
          </w:p>
        </w:tc>
        <w:tc>
          <w:tcPr>
            <w:tcW w:w="7506" w:type="dxa"/>
            <w:vAlign w:val="center"/>
          </w:tcPr>
          <w:p w14:paraId="6C9B3937" w14:textId="50744E4E" w:rsidR="00EA76C0" w:rsidRPr="00713FF6" w:rsidRDefault="00EA76C0" w:rsidP="0045501B">
            <w:pPr>
              <w:pStyle w:val="TE-CorpoTabela"/>
            </w:pPr>
            <w:r w:rsidRPr="0045501B">
              <w:t>Portabilidade</w:t>
            </w:r>
          </w:p>
        </w:tc>
      </w:tr>
      <w:tr w:rsidR="00EA76C0" w:rsidRPr="00E04907" w14:paraId="21186B8A" w14:textId="77777777" w:rsidTr="00194C40">
        <w:tc>
          <w:tcPr>
            <w:tcW w:w="1555" w:type="dxa"/>
            <w:vAlign w:val="center"/>
          </w:tcPr>
          <w:p w14:paraId="7D9E1322" w14:textId="77777777" w:rsidR="00EA76C0" w:rsidRPr="00713FF6" w:rsidRDefault="00EA76C0" w:rsidP="0045501B">
            <w:pPr>
              <w:pStyle w:val="TE-CorpoTabela"/>
            </w:pPr>
            <w:r w:rsidRPr="00713FF6">
              <w:t>Descrição:</w:t>
            </w:r>
          </w:p>
        </w:tc>
        <w:tc>
          <w:tcPr>
            <w:tcW w:w="7506" w:type="dxa"/>
            <w:vAlign w:val="center"/>
          </w:tcPr>
          <w:p w14:paraId="3450F6CA" w14:textId="18A9875E" w:rsidR="00EA76C0" w:rsidRPr="0045501B" w:rsidRDefault="00EA76C0" w:rsidP="0045501B">
            <w:pPr>
              <w:pStyle w:val="TE-CorpoTabela"/>
            </w:pPr>
            <w:r w:rsidRPr="0045501B">
              <w:t xml:space="preserve">O acesso ao sistema deverá ser possível de ser feito somente por computadores desktop ou portáteis na modalidade de </w:t>
            </w:r>
            <w:proofErr w:type="spellStart"/>
            <w:r w:rsidRPr="0045501B">
              <w:t>netbook</w:t>
            </w:r>
            <w:proofErr w:type="spellEnd"/>
            <w:r w:rsidRPr="0045501B">
              <w:t>, notebook, ou ultrabooks, por questões de segurança.</w:t>
            </w:r>
          </w:p>
        </w:tc>
      </w:tr>
      <w:tr w:rsidR="00EA76C0" w:rsidRPr="00E04907" w14:paraId="751D45DC" w14:textId="77777777" w:rsidTr="00194C40">
        <w:tc>
          <w:tcPr>
            <w:tcW w:w="1555" w:type="dxa"/>
            <w:vAlign w:val="center"/>
          </w:tcPr>
          <w:p w14:paraId="40E263E6" w14:textId="77777777" w:rsidR="00EA76C0" w:rsidRPr="00713FF6" w:rsidRDefault="00EA76C0" w:rsidP="0045501B">
            <w:pPr>
              <w:pStyle w:val="TE-CorpoTabela"/>
            </w:pPr>
            <w:r w:rsidRPr="00713FF6">
              <w:t>Prioridade:</w:t>
            </w:r>
          </w:p>
        </w:tc>
        <w:tc>
          <w:tcPr>
            <w:tcW w:w="7506" w:type="dxa"/>
            <w:vAlign w:val="center"/>
          </w:tcPr>
          <w:p w14:paraId="481F556E" w14:textId="1455CC59" w:rsidR="00EA76C0" w:rsidRPr="0045501B" w:rsidRDefault="00EA76C0" w:rsidP="0045501B">
            <w:pPr>
              <w:pStyle w:val="TE-CorpoTabela"/>
            </w:pPr>
            <w:r w:rsidRPr="0045501B">
              <w:t>Media</w:t>
            </w:r>
          </w:p>
        </w:tc>
      </w:tr>
      <w:tr w:rsidR="00EA76C0" w:rsidRPr="00E04907" w14:paraId="0DF14BBC" w14:textId="77777777" w:rsidTr="00194C40">
        <w:trPr>
          <w:trHeight w:val="503"/>
        </w:trPr>
        <w:tc>
          <w:tcPr>
            <w:tcW w:w="9061" w:type="dxa"/>
            <w:gridSpan w:val="2"/>
            <w:shd w:val="clear" w:color="auto" w:fill="D9D9D9" w:themeFill="background1" w:themeFillShade="D9"/>
            <w:vAlign w:val="center"/>
          </w:tcPr>
          <w:p w14:paraId="291B0DE8" w14:textId="7788DE7E" w:rsidR="00EA76C0" w:rsidRPr="0045501B" w:rsidRDefault="00EA76C0" w:rsidP="0045501B">
            <w:pPr>
              <w:pStyle w:val="TE-CorpoTabela"/>
            </w:pPr>
            <w:r w:rsidRPr="0045501B">
              <w:lastRenderedPageBreak/>
              <w:t>R.N.F 08</w:t>
            </w:r>
          </w:p>
        </w:tc>
      </w:tr>
      <w:tr w:rsidR="00EA76C0" w:rsidRPr="00E04907" w14:paraId="75318875" w14:textId="77777777" w:rsidTr="00194C40">
        <w:tc>
          <w:tcPr>
            <w:tcW w:w="1555" w:type="dxa"/>
            <w:vAlign w:val="center"/>
          </w:tcPr>
          <w:p w14:paraId="7CF32596" w14:textId="77777777" w:rsidR="00EA76C0" w:rsidRPr="00713FF6" w:rsidRDefault="00EA76C0" w:rsidP="0045501B">
            <w:pPr>
              <w:pStyle w:val="TE-CorpoTabela"/>
            </w:pPr>
            <w:r w:rsidRPr="00713FF6">
              <w:t>Nome:</w:t>
            </w:r>
          </w:p>
        </w:tc>
        <w:tc>
          <w:tcPr>
            <w:tcW w:w="7506" w:type="dxa"/>
            <w:vAlign w:val="center"/>
          </w:tcPr>
          <w:p w14:paraId="16F5F7D6" w14:textId="77777777" w:rsidR="00EA76C0" w:rsidRPr="00713FF6" w:rsidRDefault="00EA76C0" w:rsidP="0045501B">
            <w:pPr>
              <w:pStyle w:val="TE-CorpoTabela"/>
            </w:pPr>
            <w:r w:rsidRPr="0045501B">
              <w:t>Portabilidade</w:t>
            </w:r>
          </w:p>
        </w:tc>
      </w:tr>
      <w:tr w:rsidR="00EA76C0" w:rsidRPr="00E04907" w14:paraId="0542F301" w14:textId="77777777" w:rsidTr="00194C40">
        <w:tc>
          <w:tcPr>
            <w:tcW w:w="1555" w:type="dxa"/>
            <w:vAlign w:val="center"/>
          </w:tcPr>
          <w:p w14:paraId="084CE7CB" w14:textId="77777777" w:rsidR="00EA76C0" w:rsidRPr="00713FF6" w:rsidRDefault="00EA76C0" w:rsidP="0045501B">
            <w:pPr>
              <w:pStyle w:val="TE-CorpoTabela"/>
            </w:pPr>
            <w:r w:rsidRPr="00713FF6">
              <w:t>Descrição:</w:t>
            </w:r>
          </w:p>
        </w:tc>
        <w:tc>
          <w:tcPr>
            <w:tcW w:w="7506" w:type="dxa"/>
            <w:vAlign w:val="center"/>
          </w:tcPr>
          <w:p w14:paraId="096510D2" w14:textId="5E5AECB3" w:rsidR="00EA76C0" w:rsidRPr="0045501B" w:rsidRDefault="00194C40" w:rsidP="0045501B">
            <w:pPr>
              <w:pStyle w:val="TE-CorpoTabela"/>
            </w:pPr>
            <w:r w:rsidRPr="0045501B">
              <w:t>O sistema foi desenvolvimento para rodar em praticamente todos os navegadores, exceto Microsoft Internet Explorer e Edge que podem apresentar problemas de incompatibilidade, sendo assim se o usuário tentar acessar por um deste dois navegadores o sistema irá restringir seu acesso instruindo o mesmo utilizar outros navegadores.</w:t>
            </w:r>
          </w:p>
        </w:tc>
      </w:tr>
      <w:tr w:rsidR="00EA76C0" w:rsidRPr="00E04907" w14:paraId="75D89EB4" w14:textId="77777777" w:rsidTr="00194C40">
        <w:tc>
          <w:tcPr>
            <w:tcW w:w="1555" w:type="dxa"/>
            <w:vAlign w:val="center"/>
          </w:tcPr>
          <w:p w14:paraId="74710F01" w14:textId="77777777" w:rsidR="00EA76C0" w:rsidRPr="00713FF6" w:rsidRDefault="00EA76C0" w:rsidP="0045501B">
            <w:pPr>
              <w:pStyle w:val="TE-CorpoTabela"/>
            </w:pPr>
            <w:r w:rsidRPr="00713FF6">
              <w:t>Prioridade:</w:t>
            </w:r>
          </w:p>
        </w:tc>
        <w:tc>
          <w:tcPr>
            <w:tcW w:w="7506" w:type="dxa"/>
            <w:vAlign w:val="center"/>
          </w:tcPr>
          <w:p w14:paraId="3059888F" w14:textId="77777777" w:rsidR="00EA76C0" w:rsidRPr="0045501B" w:rsidRDefault="00EA76C0" w:rsidP="0045501B">
            <w:pPr>
              <w:pStyle w:val="TE-CorpoTabela"/>
            </w:pPr>
            <w:r w:rsidRPr="0045501B">
              <w:t>Media</w:t>
            </w:r>
          </w:p>
        </w:tc>
      </w:tr>
      <w:tr w:rsidR="00194C40" w:rsidRPr="00E04907" w14:paraId="25BEB6CF" w14:textId="77777777" w:rsidTr="00194C40">
        <w:trPr>
          <w:trHeight w:val="503"/>
        </w:trPr>
        <w:tc>
          <w:tcPr>
            <w:tcW w:w="9061" w:type="dxa"/>
            <w:gridSpan w:val="2"/>
            <w:shd w:val="clear" w:color="auto" w:fill="D9D9D9" w:themeFill="background1" w:themeFillShade="D9"/>
            <w:vAlign w:val="center"/>
          </w:tcPr>
          <w:p w14:paraId="3C01A25E" w14:textId="12C4AAB3" w:rsidR="00194C40" w:rsidRPr="0045501B" w:rsidRDefault="00194C40" w:rsidP="0045501B">
            <w:pPr>
              <w:pStyle w:val="TE-CorpoTabela"/>
            </w:pPr>
            <w:r w:rsidRPr="0045501B">
              <w:t>R.N.F 09</w:t>
            </w:r>
          </w:p>
        </w:tc>
      </w:tr>
      <w:tr w:rsidR="00194C40" w:rsidRPr="00E04907" w14:paraId="2BEBA1A3" w14:textId="77777777" w:rsidTr="00194C40">
        <w:tc>
          <w:tcPr>
            <w:tcW w:w="1555" w:type="dxa"/>
            <w:vAlign w:val="center"/>
          </w:tcPr>
          <w:p w14:paraId="2077E1B1" w14:textId="77777777" w:rsidR="00194C40" w:rsidRPr="00713FF6" w:rsidRDefault="00194C40" w:rsidP="0045501B">
            <w:pPr>
              <w:pStyle w:val="TE-CorpoTabela"/>
            </w:pPr>
            <w:r w:rsidRPr="00713FF6">
              <w:t>Nome:</w:t>
            </w:r>
          </w:p>
        </w:tc>
        <w:tc>
          <w:tcPr>
            <w:tcW w:w="7506" w:type="dxa"/>
            <w:vAlign w:val="center"/>
          </w:tcPr>
          <w:p w14:paraId="321A0983" w14:textId="24929FDB" w:rsidR="00194C40" w:rsidRPr="00713FF6" w:rsidRDefault="00194C40" w:rsidP="0045501B">
            <w:pPr>
              <w:pStyle w:val="TE-CorpoTabela"/>
            </w:pPr>
            <w:r w:rsidRPr="0045501B">
              <w:t>Segurança</w:t>
            </w:r>
          </w:p>
        </w:tc>
      </w:tr>
      <w:tr w:rsidR="00194C40" w:rsidRPr="00E04907" w14:paraId="57432A69" w14:textId="77777777" w:rsidTr="00194C40">
        <w:tc>
          <w:tcPr>
            <w:tcW w:w="1555" w:type="dxa"/>
            <w:vAlign w:val="center"/>
          </w:tcPr>
          <w:p w14:paraId="09A4A2CA" w14:textId="77777777" w:rsidR="00194C40" w:rsidRPr="00713FF6" w:rsidRDefault="00194C40" w:rsidP="0045501B">
            <w:pPr>
              <w:pStyle w:val="TE-CorpoTabela"/>
            </w:pPr>
            <w:r w:rsidRPr="00713FF6">
              <w:t>Descrição:</w:t>
            </w:r>
          </w:p>
        </w:tc>
        <w:tc>
          <w:tcPr>
            <w:tcW w:w="7506" w:type="dxa"/>
            <w:vAlign w:val="center"/>
          </w:tcPr>
          <w:p w14:paraId="0C05D82F" w14:textId="7944481C" w:rsidR="00194C40" w:rsidRPr="0045501B" w:rsidRDefault="00194C40" w:rsidP="0045501B">
            <w:pPr>
              <w:pStyle w:val="TE-CorpoTabela"/>
            </w:pPr>
            <w:r w:rsidRPr="0045501B">
              <w:t xml:space="preserve">Todos os dados de acesso de um usuário são criptografados no momento do cadastro, assegurando que o sistema não seja burlado por ataques externos como por exemplo de SQL </w:t>
            </w:r>
            <w:proofErr w:type="spellStart"/>
            <w:r w:rsidRPr="0045501B">
              <w:t>injection</w:t>
            </w:r>
            <w:proofErr w:type="spellEnd"/>
            <w:r w:rsidRPr="0045501B">
              <w:t>.</w:t>
            </w:r>
          </w:p>
        </w:tc>
      </w:tr>
      <w:tr w:rsidR="00194C40" w:rsidRPr="00E04907" w14:paraId="0907B382" w14:textId="77777777" w:rsidTr="00194C40">
        <w:tc>
          <w:tcPr>
            <w:tcW w:w="1555" w:type="dxa"/>
            <w:vAlign w:val="center"/>
          </w:tcPr>
          <w:p w14:paraId="46BEE5D8" w14:textId="77777777" w:rsidR="00194C40" w:rsidRPr="00713FF6" w:rsidRDefault="00194C40" w:rsidP="0045501B">
            <w:pPr>
              <w:pStyle w:val="TE-CorpoTabela"/>
            </w:pPr>
            <w:r w:rsidRPr="00713FF6">
              <w:t>Prioridade:</w:t>
            </w:r>
          </w:p>
        </w:tc>
        <w:tc>
          <w:tcPr>
            <w:tcW w:w="7506" w:type="dxa"/>
            <w:vAlign w:val="center"/>
          </w:tcPr>
          <w:p w14:paraId="2484784C" w14:textId="52660AD5" w:rsidR="00194C40" w:rsidRPr="0045501B" w:rsidRDefault="00194C40" w:rsidP="0045501B">
            <w:pPr>
              <w:pStyle w:val="TE-CorpoTabela"/>
            </w:pPr>
            <w:r w:rsidRPr="0045501B">
              <w:t>Alta</w:t>
            </w:r>
          </w:p>
        </w:tc>
      </w:tr>
      <w:tr w:rsidR="00194C40" w:rsidRPr="00E04907" w14:paraId="0CDE0DC5" w14:textId="77777777" w:rsidTr="00194C40">
        <w:trPr>
          <w:trHeight w:val="503"/>
        </w:trPr>
        <w:tc>
          <w:tcPr>
            <w:tcW w:w="9061" w:type="dxa"/>
            <w:gridSpan w:val="2"/>
            <w:shd w:val="clear" w:color="auto" w:fill="D9D9D9" w:themeFill="background1" w:themeFillShade="D9"/>
            <w:vAlign w:val="center"/>
          </w:tcPr>
          <w:p w14:paraId="7F8783F3" w14:textId="527D443D" w:rsidR="00194C40" w:rsidRPr="0045501B" w:rsidRDefault="00194C40" w:rsidP="0045501B">
            <w:pPr>
              <w:pStyle w:val="TE-CorpoTabela"/>
            </w:pPr>
            <w:r w:rsidRPr="0045501B">
              <w:t>R.N.F 10</w:t>
            </w:r>
          </w:p>
        </w:tc>
      </w:tr>
      <w:tr w:rsidR="00194C40" w:rsidRPr="00E04907" w14:paraId="0F362626" w14:textId="77777777" w:rsidTr="00194C40">
        <w:tc>
          <w:tcPr>
            <w:tcW w:w="1555" w:type="dxa"/>
            <w:vAlign w:val="center"/>
          </w:tcPr>
          <w:p w14:paraId="3DC30839" w14:textId="77777777" w:rsidR="00194C40" w:rsidRPr="00713FF6" w:rsidRDefault="00194C40" w:rsidP="0045501B">
            <w:pPr>
              <w:pStyle w:val="TE-CorpoTabela"/>
            </w:pPr>
            <w:r w:rsidRPr="00713FF6">
              <w:t>Nome:</w:t>
            </w:r>
          </w:p>
        </w:tc>
        <w:tc>
          <w:tcPr>
            <w:tcW w:w="7506" w:type="dxa"/>
            <w:vAlign w:val="center"/>
          </w:tcPr>
          <w:p w14:paraId="7E1F3B62" w14:textId="77777777" w:rsidR="00194C40" w:rsidRPr="00713FF6" w:rsidRDefault="00194C40" w:rsidP="0045501B">
            <w:pPr>
              <w:pStyle w:val="TE-CorpoTabela"/>
            </w:pPr>
            <w:r w:rsidRPr="0045501B">
              <w:t>Segurança</w:t>
            </w:r>
          </w:p>
        </w:tc>
      </w:tr>
      <w:tr w:rsidR="00194C40" w:rsidRPr="00E04907" w14:paraId="2793E363" w14:textId="77777777" w:rsidTr="00194C40">
        <w:tc>
          <w:tcPr>
            <w:tcW w:w="1555" w:type="dxa"/>
            <w:vAlign w:val="center"/>
          </w:tcPr>
          <w:p w14:paraId="2B6249E9" w14:textId="77777777" w:rsidR="00194C40" w:rsidRPr="00713FF6" w:rsidRDefault="00194C40" w:rsidP="0045501B">
            <w:pPr>
              <w:pStyle w:val="TE-CorpoTabela"/>
            </w:pPr>
            <w:r w:rsidRPr="00713FF6">
              <w:t>Descrição:</w:t>
            </w:r>
          </w:p>
        </w:tc>
        <w:tc>
          <w:tcPr>
            <w:tcW w:w="7506" w:type="dxa"/>
            <w:vAlign w:val="center"/>
          </w:tcPr>
          <w:p w14:paraId="74BA3BC5" w14:textId="7A710EFC" w:rsidR="00194C40" w:rsidRPr="0045501B" w:rsidRDefault="00194C40" w:rsidP="0045501B">
            <w:pPr>
              <w:pStyle w:val="TE-CorpoTabela"/>
            </w:pPr>
            <w:r w:rsidRPr="0045501B">
              <w:t>Todos os dias o servidor deverá passa por um backup automático para garantir a disponibilidade e segurança dos arquivos dos usuários.</w:t>
            </w:r>
          </w:p>
        </w:tc>
      </w:tr>
      <w:tr w:rsidR="00194C40" w:rsidRPr="00E04907" w14:paraId="1EC7A673" w14:textId="77777777" w:rsidTr="00194C40">
        <w:tc>
          <w:tcPr>
            <w:tcW w:w="1555" w:type="dxa"/>
            <w:vAlign w:val="center"/>
          </w:tcPr>
          <w:p w14:paraId="6F871950" w14:textId="77777777" w:rsidR="00194C40" w:rsidRPr="00713FF6" w:rsidRDefault="00194C40" w:rsidP="0045501B">
            <w:pPr>
              <w:pStyle w:val="TE-CorpoTabela"/>
            </w:pPr>
            <w:r w:rsidRPr="00713FF6">
              <w:t>Prioridade:</w:t>
            </w:r>
          </w:p>
        </w:tc>
        <w:tc>
          <w:tcPr>
            <w:tcW w:w="7506" w:type="dxa"/>
            <w:vAlign w:val="center"/>
          </w:tcPr>
          <w:p w14:paraId="2CE315CA" w14:textId="77777777" w:rsidR="00194C40" w:rsidRPr="0045501B" w:rsidRDefault="00194C40" w:rsidP="0045501B">
            <w:pPr>
              <w:pStyle w:val="TE-CorpoTabela"/>
            </w:pPr>
            <w:r w:rsidRPr="0045501B">
              <w:t>Alta</w:t>
            </w:r>
          </w:p>
        </w:tc>
      </w:tr>
    </w:tbl>
    <w:p w14:paraId="37177142" w14:textId="77777777" w:rsidR="00F75DCB" w:rsidRDefault="00F75DCB">
      <w:pPr>
        <w:pStyle w:val="TE-FonteFiguraQuadroTabela"/>
      </w:pPr>
    </w:p>
    <w:p w14:paraId="2422C3B2" w14:textId="576C6978" w:rsidR="0017516D" w:rsidRDefault="0017516D">
      <w:pPr>
        <w:pStyle w:val="TE-FonteFiguraQuadroTabela"/>
      </w:pPr>
      <w:r>
        <w:t>(FONTE: PRÓPRIO AUTOR, 2018)</w:t>
      </w:r>
    </w:p>
    <w:p w14:paraId="75170E23" w14:textId="4F28ED13" w:rsidR="0017516D" w:rsidRDefault="0017516D" w:rsidP="0017516D">
      <w:pPr>
        <w:pStyle w:val="T2-TituloSecundario"/>
      </w:pPr>
      <w:bookmarkStart w:id="266" w:name="_Toc531976652"/>
      <w:r>
        <w:t>Modelagem conceitual</w:t>
      </w:r>
      <w:bookmarkEnd w:id="266"/>
    </w:p>
    <w:p w14:paraId="6E585E5C" w14:textId="1D23C798" w:rsidR="0017516D" w:rsidRDefault="0017516D" w:rsidP="0017516D">
      <w:pPr>
        <w:pStyle w:val="TE-Normal"/>
      </w:pPr>
      <w:r w:rsidRPr="0017516D">
        <w:t>A modelagem conceitual é a descrição da informação que o sistema irá gerenciar, sendo um artefato do domínio do problema</w:t>
      </w:r>
      <w:r w:rsidR="003D163D">
        <w:t xml:space="preserve">, sendo assim a </w:t>
      </w:r>
      <w:r w:rsidR="00432609">
        <w:t xml:space="preserve">Figura </w:t>
      </w:r>
      <w:r w:rsidR="003D163D">
        <w:t>1 abaixo apresenta o modelo conceitual que faz parte de um dos processos de modelagem do</w:t>
      </w:r>
      <w:r w:rsidR="005E3FDF">
        <w:t>s dados.</w:t>
      </w:r>
    </w:p>
    <w:p w14:paraId="0284EA1B" w14:textId="593CC0E4" w:rsidR="001032B6" w:rsidRDefault="00514F8F" w:rsidP="007478E3">
      <w:pPr>
        <w:pStyle w:val="TE-LegendaFigura"/>
      </w:pPr>
      <w:bookmarkStart w:id="267" w:name="_Toc531976664"/>
      <w:r w:rsidRPr="00E204F4">
        <w:t xml:space="preserve">Modelagem </w:t>
      </w:r>
      <w:r>
        <w:t>conceitual</w:t>
      </w:r>
      <w:bookmarkEnd w:id="267"/>
    </w:p>
    <w:p w14:paraId="13C5C12D" w14:textId="77777777" w:rsidR="00514F8F" w:rsidRPr="00514F8F" w:rsidRDefault="00514F8F">
      <w:pPr>
        <w:pStyle w:val="TE-Normal"/>
      </w:pPr>
    </w:p>
    <w:p w14:paraId="4FF28C61" w14:textId="2D2344D2" w:rsidR="003D163D" w:rsidRDefault="003D163D" w:rsidP="0045501B">
      <w:pPr>
        <w:pStyle w:val="TE-Figura"/>
      </w:pPr>
      <w:r w:rsidRPr="003D163D">
        <w:rPr>
          <w:noProof/>
        </w:rPr>
        <w:drawing>
          <wp:inline distT="0" distB="0" distL="0" distR="0" wp14:anchorId="0F7023C4" wp14:editId="1A3165E0">
            <wp:extent cx="2971800" cy="2187073"/>
            <wp:effectExtent l="0" t="0" r="0" b="3810"/>
            <wp:docPr id="9" name="Imagem 9" descr="C:\Users\Jackson\Desktop\concei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esktop\conceitual.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740" t="1471" r="5779" b="1726"/>
                    <a:stretch/>
                  </pic:blipFill>
                  <pic:spPr bwMode="auto">
                    <a:xfrm>
                      <a:off x="0" y="0"/>
                      <a:ext cx="2978122" cy="2191725"/>
                    </a:xfrm>
                    <a:prstGeom prst="rect">
                      <a:avLst/>
                    </a:prstGeom>
                    <a:noFill/>
                    <a:ln>
                      <a:noFill/>
                    </a:ln>
                    <a:extLst>
                      <a:ext uri="{53640926-AAD7-44D8-BBD7-CCE9431645EC}">
                        <a14:shadowObscured xmlns:a14="http://schemas.microsoft.com/office/drawing/2010/main"/>
                      </a:ext>
                    </a:extLst>
                  </pic:spPr>
                </pic:pic>
              </a:graphicData>
            </a:graphic>
          </wp:inline>
        </w:drawing>
      </w:r>
    </w:p>
    <w:p w14:paraId="0EE285C6" w14:textId="27AE8C6E" w:rsidR="003D163D" w:rsidRDefault="007F64A8" w:rsidP="007F64A8">
      <w:pPr>
        <w:pStyle w:val="T2-TituloSecundario"/>
      </w:pPr>
      <w:bookmarkStart w:id="268" w:name="_Toc529662478"/>
      <w:bookmarkStart w:id="269" w:name="_Toc529662865"/>
      <w:bookmarkStart w:id="270" w:name="_Toc529663252"/>
      <w:bookmarkStart w:id="271" w:name="_Toc529811228"/>
      <w:bookmarkStart w:id="272" w:name="_Toc529815470"/>
      <w:bookmarkStart w:id="273" w:name="_Toc529815982"/>
      <w:bookmarkStart w:id="274" w:name="_Toc529825463"/>
      <w:bookmarkStart w:id="275" w:name="_Toc531976653"/>
      <w:bookmarkEnd w:id="268"/>
      <w:bookmarkEnd w:id="269"/>
      <w:bookmarkEnd w:id="270"/>
      <w:bookmarkEnd w:id="271"/>
      <w:bookmarkEnd w:id="272"/>
      <w:bookmarkEnd w:id="273"/>
      <w:bookmarkEnd w:id="274"/>
      <w:r>
        <w:lastRenderedPageBreak/>
        <w:t>Modelagem lógica</w:t>
      </w:r>
      <w:bookmarkEnd w:id="275"/>
    </w:p>
    <w:p w14:paraId="728E88A4" w14:textId="02DDA4AA" w:rsidR="00FC1DA9" w:rsidRDefault="002F7E63">
      <w:pPr>
        <w:pStyle w:val="TE-Normal"/>
      </w:pPr>
      <w:r>
        <w:t>O modelo lógico</w:t>
      </w:r>
      <w:r w:rsidR="005E3FDF" w:rsidRPr="005E3FDF">
        <w:t xml:space="preserve"> leva em conta algumas limitações e implementa recursos como adequação de padrão e nomenclatura, define as chaves primárias e estrangeiras, normalização, integridade referencial, entre outras. Para o modelo lógico deve ser criado levando em conta os exemplos de modelagem de dad</w:t>
      </w:r>
      <w:r w:rsidR="005E3FDF">
        <w:t xml:space="preserve">os criados no modelo conceitual, a </w:t>
      </w:r>
      <w:r w:rsidR="00432609">
        <w:t xml:space="preserve">Figura </w:t>
      </w:r>
      <w:r w:rsidR="005E3FDF">
        <w:t>2 abaixo apresenta o modelo lógico do sistema.</w:t>
      </w:r>
    </w:p>
    <w:p w14:paraId="12C69C04" w14:textId="77777777" w:rsidR="001032B6" w:rsidRDefault="001032B6">
      <w:pPr>
        <w:pStyle w:val="TE-Normal"/>
      </w:pPr>
    </w:p>
    <w:p w14:paraId="461382AE" w14:textId="289C1380" w:rsidR="002F7E63" w:rsidRDefault="00664C79" w:rsidP="00664C79">
      <w:pPr>
        <w:pStyle w:val="TE-LegendaFigura"/>
      </w:pPr>
      <w:bookmarkStart w:id="276" w:name="_Toc531976665"/>
      <w:r w:rsidRPr="00E204F4">
        <w:t xml:space="preserve">Modelagem </w:t>
      </w:r>
      <w:r>
        <w:t>lógica</w:t>
      </w:r>
      <w:bookmarkEnd w:id="276"/>
    </w:p>
    <w:p w14:paraId="4182C60E" w14:textId="3CFF44DB" w:rsidR="005E3FDF" w:rsidRDefault="005E3FDF" w:rsidP="0045501B">
      <w:pPr>
        <w:pStyle w:val="TE-Figura"/>
      </w:pPr>
      <w:r w:rsidRPr="005E3FDF">
        <w:rPr>
          <w:noProof/>
        </w:rPr>
        <w:drawing>
          <wp:inline distT="0" distB="0" distL="0" distR="0" wp14:anchorId="7137B74A" wp14:editId="714FE5B8">
            <wp:extent cx="4133850" cy="3685741"/>
            <wp:effectExtent l="0" t="0" r="0" b="0"/>
            <wp:docPr id="12" name="Imagem 12" descr="C:\Users\Jackson\Desktop\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esktop\logica.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414" r="10228" b="2540"/>
                    <a:stretch/>
                  </pic:blipFill>
                  <pic:spPr bwMode="auto">
                    <a:xfrm>
                      <a:off x="0" y="0"/>
                      <a:ext cx="4148730" cy="3699008"/>
                    </a:xfrm>
                    <a:prstGeom prst="rect">
                      <a:avLst/>
                    </a:prstGeom>
                    <a:noFill/>
                    <a:ln>
                      <a:noFill/>
                    </a:ln>
                    <a:extLst>
                      <a:ext uri="{53640926-AAD7-44D8-BBD7-CCE9431645EC}">
                        <a14:shadowObscured xmlns:a14="http://schemas.microsoft.com/office/drawing/2010/main"/>
                      </a:ext>
                    </a:extLst>
                  </pic:spPr>
                </pic:pic>
              </a:graphicData>
            </a:graphic>
          </wp:inline>
        </w:drawing>
      </w:r>
    </w:p>
    <w:p w14:paraId="48A7CF63" w14:textId="77777777" w:rsidR="00E12009" w:rsidRDefault="00E12009" w:rsidP="0045501B">
      <w:pPr>
        <w:pStyle w:val="TE-LegendaFigura"/>
        <w:numPr>
          <w:ilvl w:val="0"/>
          <w:numId w:val="0"/>
        </w:numPr>
        <w:ind w:left="1304"/>
        <w:jc w:val="left"/>
      </w:pPr>
    </w:p>
    <w:p w14:paraId="68CBF0E1" w14:textId="77777777" w:rsidR="00E12009" w:rsidRDefault="00E12009" w:rsidP="0045501B">
      <w:pPr>
        <w:pStyle w:val="TE-LegendaFigura"/>
        <w:numPr>
          <w:ilvl w:val="0"/>
          <w:numId w:val="0"/>
        </w:numPr>
        <w:ind w:left="1304"/>
        <w:jc w:val="left"/>
      </w:pPr>
    </w:p>
    <w:p w14:paraId="6CCA6F2D" w14:textId="77777777" w:rsidR="006D61B0" w:rsidRDefault="00CB5F4E" w:rsidP="0045501B">
      <w:pPr>
        <w:pStyle w:val="T2-TituloSecundario"/>
      </w:pPr>
      <w:bookmarkStart w:id="277" w:name="_Toc531976654"/>
      <w:r>
        <w:t>Conclusão</w:t>
      </w:r>
      <w:bookmarkEnd w:id="277"/>
    </w:p>
    <w:p w14:paraId="3BE8CC4E" w14:textId="10A3BF30" w:rsidR="005E3FDF" w:rsidRPr="005E3FDF" w:rsidDel="00FC1DA9" w:rsidRDefault="006D61B0" w:rsidP="006D61B0">
      <w:pPr>
        <w:pStyle w:val="TE-Normal"/>
      </w:pPr>
      <w:r>
        <w:t xml:space="preserve">A modelagem dos dados </w:t>
      </w:r>
      <w:r w:rsidR="005C0AC4">
        <w:t>é um fator de suma importância</w:t>
      </w:r>
      <w:r>
        <w:t>,</w:t>
      </w:r>
      <w:r w:rsidR="005C0AC4">
        <w:t xml:space="preserve"> sendo que</w:t>
      </w:r>
      <w:r>
        <w:t xml:space="preserve"> as informações aqui contidas foram cruciais para que todos os módulos fossem desenvolvidos</w:t>
      </w:r>
      <w:r w:rsidR="002F7E63">
        <w:t xml:space="preserve"> corretamente</w:t>
      </w:r>
      <w:r w:rsidR="000636BD">
        <w:t>,</w:t>
      </w:r>
      <w:r w:rsidR="002F7E63">
        <w:t xml:space="preserve"> </w:t>
      </w:r>
      <w:r w:rsidR="005C36A7">
        <w:t xml:space="preserve">inclusive </w:t>
      </w:r>
      <w:r w:rsidR="002F7E63">
        <w:t>na fase de implementação</w:t>
      </w:r>
      <w:r w:rsidR="005C0AC4">
        <w:t xml:space="preserve"> do sistema</w:t>
      </w:r>
      <w:r>
        <w:t xml:space="preserve">, seguindo o planejamento de funcionalidades descritas neste capítulo, onde se expõe os requisitos </w:t>
      </w:r>
      <w:r>
        <w:lastRenderedPageBreak/>
        <w:t>principais sobre a c</w:t>
      </w:r>
      <w:r w:rsidR="007F3930">
        <w:t>oncepção de funcionamento, segui</w:t>
      </w:r>
      <w:r>
        <w:t>do das modelagens para a constr</w:t>
      </w:r>
      <w:r w:rsidR="005C0AC4">
        <w:t xml:space="preserve">ução do banco de dados, que </w:t>
      </w:r>
      <w:r w:rsidR="005C36A7">
        <w:t xml:space="preserve">faz o </w:t>
      </w:r>
      <w:r w:rsidR="005C0AC4">
        <w:t>gerencia</w:t>
      </w:r>
      <w:r w:rsidR="007F3930">
        <w:t>mento e</w:t>
      </w:r>
      <w:r w:rsidR="005C0AC4">
        <w:t xml:space="preserve"> o armazenamento das informações que se faz</w:t>
      </w:r>
      <w:r>
        <w:t xml:space="preserve"> presente</w:t>
      </w:r>
      <w:r w:rsidR="005C0AC4">
        <w:t xml:space="preserve"> no momento da</w:t>
      </w:r>
      <w:r w:rsidR="002F7E63">
        <w:t xml:space="preserve"> utilização do sistema.</w:t>
      </w:r>
    </w:p>
    <w:p w14:paraId="55B084B5" w14:textId="74EA60F0" w:rsidR="007B00EA" w:rsidRDefault="007B00EA" w:rsidP="007B00EA">
      <w:pPr>
        <w:pStyle w:val="T1-TituloPrimario"/>
        <w:ind w:left="0" w:firstLine="0"/>
      </w:pPr>
      <w:bookmarkStart w:id="278" w:name="_Toc531976655"/>
      <w:commentRangeStart w:id="279"/>
      <w:r>
        <w:lastRenderedPageBreak/>
        <w:t>I</w:t>
      </w:r>
      <w:r w:rsidR="001F3AA4">
        <w:t>M</w:t>
      </w:r>
      <w:r>
        <w:t>PLEMENTAÇÃO DO SISTEMA</w:t>
      </w:r>
      <w:commentRangeEnd w:id="279"/>
      <w:r w:rsidR="00437EB9">
        <w:rPr>
          <w:rStyle w:val="Refdecomentrio"/>
          <w:b w:val="0"/>
          <w:caps w:val="0"/>
          <w:snapToGrid/>
        </w:rPr>
        <w:commentReference w:id="279"/>
      </w:r>
      <w:bookmarkEnd w:id="278"/>
    </w:p>
    <w:p w14:paraId="391F7404" w14:textId="5AC6E1AF" w:rsidR="007B00EA" w:rsidRDefault="000174FD" w:rsidP="004D11BB">
      <w:pPr>
        <w:pStyle w:val="T2-TituloSecundario"/>
      </w:pPr>
      <w:bookmarkStart w:id="280" w:name="_Toc531976656"/>
      <w:r>
        <w:t>Funcionalidades</w:t>
      </w:r>
      <w:bookmarkEnd w:id="280"/>
    </w:p>
    <w:p w14:paraId="2B43E273" w14:textId="0C02AF8E" w:rsidR="00D40BF0" w:rsidRDefault="00C61993" w:rsidP="00597636">
      <w:pPr>
        <w:pStyle w:val="TE-Normal"/>
      </w:pPr>
      <w:r>
        <w:t xml:space="preserve">Conforme levantado em reuniões com o coordenador </w:t>
      </w:r>
      <w:r w:rsidR="00C56F1B">
        <w:t xml:space="preserve">pedagógico </w:t>
      </w:r>
      <w:r>
        <w:t xml:space="preserve">e professor do ensino médio, </w:t>
      </w:r>
      <w:r w:rsidR="00582DF3">
        <w:t xml:space="preserve">Everton </w:t>
      </w:r>
      <w:r w:rsidR="00C56F1B">
        <w:t>Luiz Patrício</w:t>
      </w:r>
      <w:r>
        <w:t xml:space="preserve">, o qual atual na unidade </w:t>
      </w:r>
      <w:r w:rsidR="006F05DD">
        <w:t xml:space="preserve">do SENAI de Lages – SC, </w:t>
      </w:r>
      <w:r>
        <w:t>descreve as principais funcionalidades do sistema</w:t>
      </w:r>
      <w:r w:rsidR="00BB76AD">
        <w:t xml:space="preserve">, sendo que as mesmas foram estruturadas </w:t>
      </w:r>
      <w:r w:rsidR="00597636">
        <w:t>no capítulo anterior como</w:t>
      </w:r>
      <w:r w:rsidR="00BB76AD">
        <w:t xml:space="preserve"> histórias de usuário</w:t>
      </w:r>
      <w:r w:rsidR="00707D6F">
        <w:t>,</w:t>
      </w:r>
      <w:r w:rsidR="00597636">
        <w:t xml:space="preserve"> </w:t>
      </w:r>
      <w:r w:rsidR="0050030B">
        <w:t>requisitos funcionais e não funcionais.</w:t>
      </w:r>
    </w:p>
    <w:p w14:paraId="7E0C2A08" w14:textId="65612542" w:rsidR="0063176C" w:rsidRDefault="00B85947" w:rsidP="00D6675E">
      <w:pPr>
        <w:pStyle w:val="T3-TituloTerciario"/>
      </w:pPr>
      <w:bookmarkStart w:id="281" w:name="_Ref529652367"/>
      <w:bookmarkStart w:id="282" w:name="_Toc531976657"/>
      <w:r>
        <w:t>Apresentação do sistema</w:t>
      </w:r>
      <w:bookmarkEnd w:id="281"/>
      <w:bookmarkEnd w:id="282"/>
    </w:p>
    <w:p w14:paraId="151C1679" w14:textId="1DE6AD0E" w:rsidR="00B2169C" w:rsidRPr="00B13EE3" w:rsidRDefault="00504F4A" w:rsidP="00170C4F">
      <w:pPr>
        <w:pStyle w:val="TE-Normal"/>
      </w:pPr>
      <w:r w:rsidRPr="00504F4A">
        <w:t xml:space="preserve">O sistema conta com 4 níveis de acesso, sendo: coordenador, regente, professor e aluno. Será apresentado as telas do sistema classificando-as pelas principais funcionalidades de cada nível </w:t>
      </w:r>
      <w:r>
        <w:t>juntamente com imagens dos fragmentos de códigos</w:t>
      </w:r>
      <w:r w:rsidRPr="00504F4A">
        <w:t>.</w:t>
      </w:r>
      <w:r w:rsidR="004D756D">
        <w:t xml:space="preserve"> </w:t>
      </w:r>
      <w:r w:rsidR="00B2169C">
        <w:t>Logo de início a</w:t>
      </w:r>
      <w:r w:rsidR="004D11BB">
        <w:t xml:space="preserve"> </w:t>
      </w:r>
      <w:r w:rsidR="00170C4F">
        <w:t>F</w:t>
      </w:r>
      <w:r w:rsidR="004D11BB">
        <w:t>igura</w:t>
      </w:r>
      <w:r w:rsidR="00170C4F">
        <w:t xml:space="preserve"> 3</w:t>
      </w:r>
      <w:r w:rsidR="004D11BB">
        <w:t xml:space="preserve"> abaixo mostra o formulário de acesso que é utilizado por todos os níveis de usuários, </w:t>
      </w:r>
      <w:r w:rsidR="0018435D">
        <w:t>sendo que a</w:t>
      </w:r>
      <w:r w:rsidR="00D6675E">
        <w:t>o tentar autent</w:t>
      </w:r>
      <w:r w:rsidR="0018435D">
        <w:t>icar-se no sistema, o mesmo fará</w:t>
      </w:r>
      <w:r w:rsidR="00D6675E">
        <w:t xml:space="preserve"> uma verificação na base de dados, para identificar se </w:t>
      </w:r>
      <w:r w:rsidR="000174FD">
        <w:t>as informações</w:t>
      </w:r>
      <w:r w:rsidR="00D6675E">
        <w:t xml:space="preserve"> inserid</w:t>
      </w:r>
      <w:r w:rsidR="000174FD">
        <w:t>a</w:t>
      </w:r>
      <w:r w:rsidR="00D6675E">
        <w:t xml:space="preserve">s </w:t>
      </w:r>
      <w:r w:rsidR="000174FD">
        <w:t>estão correta</w:t>
      </w:r>
      <w:r w:rsidR="0083265C">
        <w:t>s</w:t>
      </w:r>
      <w:r w:rsidR="00D6675E">
        <w:t xml:space="preserve">, </w:t>
      </w:r>
      <w:r w:rsidR="000174FD">
        <w:t>após</w:t>
      </w:r>
      <w:r w:rsidR="00D6675E">
        <w:t xml:space="preserve"> </w:t>
      </w:r>
      <w:r w:rsidR="000174FD">
        <w:t xml:space="preserve">esta </w:t>
      </w:r>
      <w:r w:rsidR="00D6675E">
        <w:t>valida</w:t>
      </w:r>
      <w:r w:rsidR="000174FD">
        <w:t>ção</w:t>
      </w:r>
      <w:r w:rsidR="00CA32A7">
        <w:t>,</w:t>
      </w:r>
      <w:r w:rsidR="00D6675E">
        <w:t xml:space="preserve"> o usuário será destinado</w:t>
      </w:r>
      <w:r w:rsidR="00CA32A7">
        <w:t xml:space="preserve"> a tela inicial</w:t>
      </w:r>
      <w:r w:rsidR="009F51FC">
        <w:t xml:space="preserve"> do sistema</w:t>
      </w:r>
      <w:r w:rsidR="00AD1554">
        <w:t>.</w:t>
      </w:r>
    </w:p>
    <w:p w14:paraId="142C7998" w14:textId="5810B999" w:rsidR="00FC1DA9" w:rsidRPr="00D6675E" w:rsidRDefault="00B13EE3" w:rsidP="0045501B">
      <w:pPr>
        <w:pStyle w:val="TE-LegendaFigura"/>
      </w:pPr>
      <w:bookmarkStart w:id="283" w:name="_Toc531976666"/>
      <w:bookmarkStart w:id="284" w:name="_Ref529652340"/>
      <w:r>
        <w:t>Formulário de acesso</w:t>
      </w:r>
      <w:bookmarkEnd w:id="283"/>
    </w:p>
    <w:bookmarkEnd w:id="284"/>
    <w:p w14:paraId="3A2CC9FB" w14:textId="3589BF30" w:rsidR="00170C4F" w:rsidRDefault="00EF7534" w:rsidP="007478E3">
      <w:pPr>
        <w:pStyle w:val="TE-Figura"/>
        <w:rPr>
          <w:sz w:val="26"/>
        </w:rPr>
      </w:pPr>
      <w:r w:rsidRPr="00D66082">
        <w:rPr>
          <w:noProof/>
        </w:rPr>
        <w:drawing>
          <wp:inline distT="0" distB="0" distL="0" distR="0" wp14:anchorId="5422DCFD" wp14:editId="76907105">
            <wp:extent cx="4097548" cy="1314505"/>
            <wp:effectExtent l="0" t="0" r="0" b="0"/>
            <wp:docPr id="2" name="Imagem 2" descr="C:\Users\Jackson E\Documents\21-07-2017\telas\screencapture-localhost-sistemaSENAI_back22-02-adm-index-php-1529004146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 E\Documents\21-07-2017\telas\screencapture-localhost-sistemaSENAI_back22-02-adm-index-php-1529004146010.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213" b="24591"/>
                    <a:stretch/>
                  </pic:blipFill>
                  <pic:spPr bwMode="auto">
                    <a:xfrm>
                      <a:off x="0" y="0"/>
                      <a:ext cx="4109236" cy="1318254"/>
                    </a:xfrm>
                    <a:prstGeom prst="rect">
                      <a:avLst/>
                    </a:prstGeom>
                    <a:noFill/>
                    <a:ln>
                      <a:noFill/>
                    </a:ln>
                    <a:extLst>
                      <a:ext uri="{53640926-AAD7-44D8-BBD7-CCE9431645EC}">
                        <a14:shadowObscured xmlns:a14="http://schemas.microsoft.com/office/drawing/2010/main"/>
                      </a:ext>
                    </a:extLst>
                  </pic:spPr>
                </pic:pic>
              </a:graphicData>
            </a:graphic>
          </wp:inline>
        </w:drawing>
      </w:r>
      <w:bookmarkStart w:id="285" w:name="_Toc529744015"/>
      <w:bookmarkStart w:id="286" w:name="_Toc529744158"/>
      <w:bookmarkStart w:id="287" w:name="_Toc529744234"/>
      <w:bookmarkStart w:id="288" w:name="_Toc529810391"/>
      <w:bookmarkStart w:id="289" w:name="_Toc529810490"/>
      <w:bookmarkStart w:id="290" w:name="_Toc529812766"/>
      <w:bookmarkStart w:id="291" w:name="_Toc529812940"/>
      <w:bookmarkStart w:id="292" w:name="_Toc529813062"/>
      <w:bookmarkStart w:id="293" w:name="_Toc529813183"/>
      <w:bookmarkStart w:id="294" w:name="_Toc529813257"/>
      <w:bookmarkStart w:id="295" w:name="_Toc529813331"/>
      <w:bookmarkEnd w:id="285"/>
      <w:bookmarkEnd w:id="286"/>
      <w:bookmarkEnd w:id="287"/>
      <w:bookmarkEnd w:id="288"/>
      <w:bookmarkEnd w:id="289"/>
      <w:bookmarkEnd w:id="290"/>
      <w:bookmarkEnd w:id="291"/>
      <w:bookmarkEnd w:id="292"/>
      <w:bookmarkEnd w:id="293"/>
      <w:bookmarkEnd w:id="294"/>
      <w:bookmarkEnd w:id="295"/>
    </w:p>
    <w:p w14:paraId="25A20C94" w14:textId="214072AC" w:rsidR="00D66082" w:rsidRDefault="00170C4F" w:rsidP="00170C4F">
      <w:pPr>
        <w:pStyle w:val="TE-Normal"/>
      </w:pPr>
      <w:r>
        <w:lastRenderedPageBreak/>
        <w:t>Se os dados inseridos pelo usuário sobre o formulário de acesso estejam incorretos, este irá se deparar com um aviso de que seus dados de acesso possuem informações invalidas, conforme Figura 4 abaixo.</w:t>
      </w:r>
    </w:p>
    <w:p w14:paraId="495660FA" w14:textId="77777777" w:rsidR="00707D6F" w:rsidRPr="00170C4F" w:rsidRDefault="00707D6F" w:rsidP="00170C4F">
      <w:pPr>
        <w:pStyle w:val="TE-Normal"/>
      </w:pPr>
    </w:p>
    <w:p w14:paraId="311AC16E" w14:textId="09B0988F" w:rsidR="00BA1204" w:rsidRDefault="00D66082" w:rsidP="00D66082">
      <w:pPr>
        <w:pStyle w:val="TE-LegendaFigura"/>
      </w:pPr>
      <w:bookmarkStart w:id="296" w:name="_Toc531976667"/>
      <w:r>
        <w:t>Aviso de dados inválidos</w:t>
      </w:r>
      <w:bookmarkEnd w:id="296"/>
    </w:p>
    <w:p w14:paraId="578A6070" w14:textId="63673952" w:rsidR="009F1B2C" w:rsidRDefault="009F1B2C" w:rsidP="00D66082">
      <w:pPr>
        <w:pStyle w:val="TE-Figura"/>
      </w:pPr>
      <w:r w:rsidRPr="00D66082">
        <w:rPr>
          <w:noProof/>
        </w:rPr>
        <w:drawing>
          <wp:inline distT="0" distB="0" distL="0" distR="0" wp14:anchorId="660716A4" wp14:editId="48E9EC24">
            <wp:extent cx="5406829" cy="1956391"/>
            <wp:effectExtent l="0" t="0" r="3810" b="6350"/>
            <wp:docPr id="18" name="Imagem 18" descr="C:\Users\Jackson\Documents\21-07-2017\telas\02login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02logininvalid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6230" b="6556"/>
                    <a:stretch/>
                  </pic:blipFill>
                  <pic:spPr bwMode="auto">
                    <a:xfrm>
                      <a:off x="0" y="0"/>
                      <a:ext cx="5418614" cy="1960655"/>
                    </a:xfrm>
                    <a:prstGeom prst="rect">
                      <a:avLst/>
                    </a:prstGeom>
                    <a:noFill/>
                    <a:ln>
                      <a:noFill/>
                    </a:ln>
                    <a:extLst>
                      <a:ext uri="{53640926-AAD7-44D8-BBD7-CCE9431645EC}">
                        <a14:shadowObscured xmlns:a14="http://schemas.microsoft.com/office/drawing/2010/main"/>
                      </a:ext>
                    </a:extLst>
                  </pic:spPr>
                </pic:pic>
              </a:graphicData>
            </a:graphic>
          </wp:inline>
        </w:drawing>
      </w:r>
    </w:p>
    <w:p w14:paraId="29850E24" w14:textId="77777777" w:rsidR="004D11BB" w:rsidRDefault="004D11BB" w:rsidP="009F1B2C">
      <w:pPr>
        <w:pStyle w:val="TE-Normal"/>
        <w:ind w:firstLine="0"/>
      </w:pPr>
    </w:p>
    <w:p w14:paraId="7B73DB82" w14:textId="035D7A20" w:rsidR="00170C4F" w:rsidRDefault="0018435D" w:rsidP="00170C4F">
      <w:pPr>
        <w:pStyle w:val="TE-Normal"/>
      </w:pPr>
      <w:r>
        <w:t xml:space="preserve">A </w:t>
      </w:r>
      <w:r w:rsidR="009841B5">
        <w:fldChar w:fldCharType="begin"/>
      </w:r>
      <w:r w:rsidR="009841B5">
        <w:instrText xml:space="preserve"> REF _Ref529652196 \r \h </w:instrText>
      </w:r>
      <w:r w:rsidR="009841B5">
        <w:fldChar w:fldCharType="separate"/>
      </w:r>
      <w:r w:rsidR="007478E3">
        <w:t xml:space="preserve">FIGURA 5 - </w:t>
      </w:r>
      <w:r w:rsidR="009841B5">
        <w:fldChar w:fldCharType="end"/>
      </w:r>
      <w:r w:rsidR="004D11BB">
        <w:t>mostra um fragmento do código que faz a verificação dos dados de acesso de um usuário, onde é utilizado 2 funções</w:t>
      </w:r>
      <w:r>
        <w:t xml:space="preserve"> de segurança</w:t>
      </w:r>
      <w:r w:rsidR="004D11BB">
        <w:t xml:space="preserve">, uma delas é a </w:t>
      </w:r>
      <w:proofErr w:type="spellStart"/>
      <w:r w:rsidR="004D11BB" w:rsidRPr="004D11BB">
        <w:rPr>
          <w:i/>
        </w:rPr>
        <w:t>addsla</w:t>
      </w:r>
      <w:r w:rsidR="009E5181">
        <w:rPr>
          <w:i/>
        </w:rPr>
        <w:t>s</w:t>
      </w:r>
      <w:r w:rsidR="004D11BB" w:rsidRPr="004D11BB">
        <w:rPr>
          <w:i/>
        </w:rPr>
        <w:t>hes</w:t>
      </w:r>
      <w:proofErr w:type="spellEnd"/>
      <w:r w:rsidR="004D11BB">
        <w:t xml:space="preserve"> a qual garante uma maior segurança contra ataques de injeções de SQL, e </w:t>
      </w:r>
      <w:r w:rsidR="00170C4F">
        <w:t>um formato de criptografia do tipo</w:t>
      </w:r>
      <w:r w:rsidR="004D11BB">
        <w:t xml:space="preserve"> MD5 onde o objetivo </w:t>
      </w:r>
      <w:r>
        <w:t>é criptografar a senha digitada pelo usuário e checar com a já</w:t>
      </w:r>
      <w:r w:rsidR="004D11BB">
        <w:t xml:space="preserve"> existente no campo </w:t>
      </w:r>
      <w:r w:rsidR="00AD1554">
        <w:t xml:space="preserve">senha </w:t>
      </w:r>
      <w:r w:rsidR="004D11BB">
        <w:t xml:space="preserve">da tabela usuários </w:t>
      </w:r>
      <w:r>
        <w:t>no banc</w:t>
      </w:r>
      <w:r w:rsidR="004D11BB">
        <w:t>o de dados</w:t>
      </w:r>
      <w:r w:rsidR="00170C4F">
        <w:t>,</w:t>
      </w:r>
      <w:r w:rsidR="004D11BB">
        <w:t xml:space="preserve"> </w:t>
      </w:r>
      <w:r w:rsidR="00170C4F">
        <w:t xml:space="preserve">também é possível identificar a declaração de </w:t>
      </w:r>
      <w:proofErr w:type="spellStart"/>
      <w:r w:rsidR="00170C4F">
        <w:rPr>
          <w:i/>
        </w:rPr>
        <w:t>sessions</w:t>
      </w:r>
      <w:proofErr w:type="spellEnd"/>
      <w:r w:rsidR="00170C4F">
        <w:rPr>
          <w:i/>
        </w:rPr>
        <w:t xml:space="preserve">, </w:t>
      </w:r>
      <w:r w:rsidR="00170C4F">
        <w:t xml:space="preserve">que são utilizadas para garantir que uma seção foi iniciada após a verificação e validação de informações existentes no banco de dados, posteriormente estas </w:t>
      </w:r>
      <w:proofErr w:type="spellStart"/>
      <w:r w:rsidR="00170C4F">
        <w:rPr>
          <w:i/>
        </w:rPr>
        <w:t>sessions</w:t>
      </w:r>
      <w:proofErr w:type="spellEnd"/>
      <w:r w:rsidR="00170C4F">
        <w:rPr>
          <w:i/>
        </w:rPr>
        <w:t xml:space="preserve"> </w:t>
      </w:r>
      <w:r w:rsidR="00170C4F">
        <w:t xml:space="preserve">são enviadas para a página de destino, que no exemplo está declarada como: </w:t>
      </w:r>
      <w:proofErr w:type="spellStart"/>
      <w:r w:rsidR="00170C4F">
        <w:t>logado.php</w:t>
      </w:r>
      <w:proofErr w:type="spellEnd"/>
      <w:r w:rsidR="00170C4F">
        <w:t>.</w:t>
      </w:r>
    </w:p>
    <w:p w14:paraId="14CE6F5F" w14:textId="77777777" w:rsidR="004726C8" w:rsidRPr="009F1B2C" w:rsidRDefault="004726C8" w:rsidP="007478E3">
      <w:pPr>
        <w:pStyle w:val="TE-Normal"/>
        <w:ind w:firstLine="0"/>
      </w:pPr>
    </w:p>
    <w:p w14:paraId="5DD2FA6B" w14:textId="50269678" w:rsidR="009F1B2C" w:rsidRDefault="009F1B2C" w:rsidP="009F1B2C">
      <w:pPr>
        <w:pStyle w:val="TE-LegendaFigura"/>
      </w:pPr>
      <w:bookmarkStart w:id="297" w:name="_Ref529652196"/>
      <w:bookmarkStart w:id="298" w:name="_Toc531976668"/>
      <w:r>
        <w:t>Código fonte da validação de dados para acesso</w:t>
      </w:r>
      <w:bookmarkEnd w:id="297"/>
      <w:bookmarkEnd w:id="298"/>
    </w:p>
    <w:p w14:paraId="0CAB1EFF" w14:textId="7C6EB2C9" w:rsidR="00504F4A" w:rsidRDefault="009F1B2C" w:rsidP="00B13EE3">
      <w:pPr>
        <w:pStyle w:val="TE-Figura"/>
      </w:pPr>
      <w:r w:rsidRPr="009F1B2C">
        <w:rPr>
          <w:noProof/>
        </w:rPr>
        <w:drawing>
          <wp:inline distT="0" distB="0" distL="0" distR="0" wp14:anchorId="46F6DBC7" wp14:editId="72BE8C29">
            <wp:extent cx="4562475" cy="1713462"/>
            <wp:effectExtent l="0" t="0" r="0" b="1270"/>
            <wp:docPr id="19" name="Imagem 19" descr="C:\Users\Jackson\Documents\21-07-2017\telas\co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cod_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960" cy="1717400"/>
                    </a:xfrm>
                    <a:prstGeom prst="rect">
                      <a:avLst/>
                    </a:prstGeom>
                    <a:noFill/>
                    <a:ln>
                      <a:noFill/>
                    </a:ln>
                  </pic:spPr>
                </pic:pic>
              </a:graphicData>
            </a:graphic>
          </wp:inline>
        </w:drawing>
      </w:r>
    </w:p>
    <w:p w14:paraId="7F620C32" w14:textId="10B06F85" w:rsidR="00A70957" w:rsidRDefault="00170C4F">
      <w:pPr>
        <w:pStyle w:val="TE-Normal"/>
      </w:pPr>
      <w:r>
        <w:lastRenderedPageBreak/>
        <w:t>A T</w:t>
      </w:r>
      <w:r w:rsidR="00A70957">
        <w:t xml:space="preserve">abela </w:t>
      </w:r>
      <w:r>
        <w:t xml:space="preserve">de </w:t>
      </w:r>
      <w:r w:rsidR="00A70957">
        <w:t>usuários</w:t>
      </w:r>
      <w:r>
        <w:t xml:space="preserve"> representada pela Figura 6,</w:t>
      </w:r>
      <w:r w:rsidR="00AD1554">
        <w:t xml:space="preserve"> exib</w:t>
      </w:r>
      <w:r>
        <w:t>i</w:t>
      </w:r>
      <w:r w:rsidR="00AD1554">
        <w:t xml:space="preserve"> os registros </w:t>
      </w:r>
      <w:r w:rsidR="00A70957">
        <w:t>com o campo senha criptografado</w:t>
      </w:r>
      <w:r w:rsidR="00AD1554">
        <w:t xml:space="preserve"> no formato MD5</w:t>
      </w:r>
      <w:r>
        <w:t>, sendo que este padrão de criptografia necessita de 32 caracteres livres no campo o qual será aplicado</w:t>
      </w:r>
      <w:r w:rsidR="009F51FC">
        <w:t>.</w:t>
      </w:r>
    </w:p>
    <w:p w14:paraId="3C08227A" w14:textId="77777777" w:rsidR="004726C8" w:rsidRDefault="004726C8" w:rsidP="00A70957">
      <w:pPr>
        <w:pStyle w:val="TE-Normal"/>
      </w:pPr>
    </w:p>
    <w:p w14:paraId="423B210F" w14:textId="4ABE8039" w:rsidR="00AD1554" w:rsidRDefault="00AD1554" w:rsidP="00AD1554">
      <w:pPr>
        <w:pStyle w:val="TE-LegendaFigura"/>
      </w:pPr>
      <w:bookmarkStart w:id="299" w:name="_Toc531976669"/>
      <w:r>
        <w:t xml:space="preserve">Registros da tabela </w:t>
      </w:r>
      <w:r w:rsidR="0039148C">
        <w:t>usuários</w:t>
      </w:r>
      <w:bookmarkEnd w:id="299"/>
    </w:p>
    <w:p w14:paraId="0BFB19E0" w14:textId="33E6726B" w:rsidR="00AD1554" w:rsidRPr="00A70957" w:rsidRDefault="00AD1554" w:rsidP="004726C8">
      <w:pPr>
        <w:pStyle w:val="Figure"/>
      </w:pPr>
      <w:r w:rsidRPr="00AD1554">
        <w:rPr>
          <w:lang w:val="pt-BR"/>
        </w:rPr>
        <w:drawing>
          <wp:inline distT="0" distB="0" distL="0" distR="0" wp14:anchorId="3E59C4A3" wp14:editId="645CCE81">
            <wp:extent cx="5760085" cy="996337"/>
            <wp:effectExtent l="0" t="0" r="0" b="0"/>
            <wp:docPr id="41" name="Imagem 41" descr="C:\Users\Jackson\Documents\21-07-2017\telas\tb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ckson\Documents\21-07-2017\telas\tbusuari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996337"/>
                    </a:xfrm>
                    <a:prstGeom prst="rect">
                      <a:avLst/>
                    </a:prstGeom>
                    <a:noFill/>
                    <a:ln>
                      <a:noFill/>
                    </a:ln>
                  </pic:spPr>
                </pic:pic>
              </a:graphicData>
            </a:graphic>
          </wp:inline>
        </w:drawing>
      </w:r>
    </w:p>
    <w:p w14:paraId="0E17A456" w14:textId="77777777" w:rsidR="004726C8" w:rsidRDefault="004726C8" w:rsidP="00504F4A">
      <w:pPr>
        <w:pStyle w:val="TE-Normal"/>
      </w:pPr>
    </w:p>
    <w:p w14:paraId="06AAB682" w14:textId="3ACE564C" w:rsidR="00504F4A" w:rsidRDefault="00504F4A" w:rsidP="00504F4A">
      <w:pPr>
        <w:pStyle w:val="TE-Normal"/>
      </w:pPr>
      <w:r>
        <w:t xml:space="preserve">A imagem </w:t>
      </w:r>
      <w:r w:rsidR="009F51FC">
        <w:t xml:space="preserve">da Figura 7 </w:t>
      </w:r>
      <w:r>
        <w:t xml:space="preserve">abaixo apresenta o código fonte da página </w:t>
      </w:r>
      <w:proofErr w:type="spellStart"/>
      <w:r>
        <w:t>logado.php</w:t>
      </w:r>
      <w:proofErr w:type="spellEnd"/>
      <w:r>
        <w:t xml:space="preserve">, onde há uma verificação de </w:t>
      </w:r>
      <w:proofErr w:type="spellStart"/>
      <w:r>
        <w:rPr>
          <w:i/>
        </w:rPr>
        <w:t>session</w:t>
      </w:r>
      <w:proofErr w:type="spellEnd"/>
      <w:r>
        <w:rPr>
          <w:i/>
        </w:rPr>
        <w:t xml:space="preserve">, </w:t>
      </w:r>
      <w:r>
        <w:t xml:space="preserve">cujo o objetivo é garantir que o acesso as informações da página por um usuário só irá acontecer caso exista uma </w:t>
      </w:r>
      <w:r w:rsidRPr="006B0978">
        <w:t>sessão</w:t>
      </w:r>
      <w:r>
        <w:t xml:space="preserve"> recebida de uma página remetente, caso </w:t>
      </w:r>
      <w:r w:rsidR="009F51FC">
        <w:t>isto não aconteça</w:t>
      </w:r>
      <w:r>
        <w:t xml:space="preserve">, automaticamente o usuário será destinado </w:t>
      </w:r>
      <w:r w:rsidR="009F51FC">
        <w:t>ao formulário</w:t>
      </w:r>
      <w:r>
        <w:t xml:space="preserve"> de acesso ao sistema</w:t>
      </w:r>
      <w:r w:rsidR="009F51FC">
        <w:t xml:space="preserve"> para fazer a autenticação.</w:t>
      </w:r>
    </w:p>
    <w:p w14:paraId="5E283D91" w14:textId="77777777" w:rsidR="00504F4A" w:rsidRDefault="00504F4A" w:rsidP="00504F4A">
      <w:pPr>
        <w:pStyle w:val="TE-Normal"/>
      </w:pPr>
    </w:p>
    <w:p w14:paraId="48CEC130" w14:textId="77777777" w:rsidR="00504F4A" w:rsidRPr="009841B5" w:rsidRDefault="00504F4A" w:rsidP="009841B5">
      <w:pPr>
        <w:pStyle w:val="TE-LegendaFigura"/>
      </w:pPr>
      <w:bookmarkStart w:id="300" w:name="_Toc531976670"/>
      <w:r w:rsidRPr="009841B5">
        <w:t xml:space="preserve">Verificação de </w:t>
      </w:r>
      <w:proofErr w:type="spellStart"/>
      <w:r w:rsidRPr="009841B5">
        <w:t>session</w:t>
      </w:r>
      <w:bookmarkEnd w:id="300"/>
      <w:proofErr w:type="spellEnd"/>
    </w:p>
    <w:p w14:paraId="40F838BA" w14:textId="68EE0EB9" w:rsidR="00D80AD7" w:rsidRDefault="00504F4A" w:rsidP="00B13EE3">
      <w:pPr>
        <w:pStyle w:val="TE-Figura"/>
      </w:pPr>
      <w:r w:rsidRPr="006B0978">
        <w:rPr>
          <w:noProof/>
        </w:rPr>
        <w:drawing>
          <wp:inline distT="0" distB="0" distL="0" distR="0" wp14:anchorId="37081228" wp14:editId="4BAD691D">
            <wp:extent cx="5760085" cy="368360"/>
            <wp:effectExtent l="0" t="0" r="0" b="0"/>
            <wp:docPr id="21" name="Imagem 21" descr="C:\Users\Jackson\Documents\21-07-2017\tela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se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68360"/>
                    </a:xfrm>
                    <a:prstGeom prst="rect">
                      <a:avLst/>
                    </a:prstGeom>
                    <a:noFill/>
                    <a:ln>
                      <a:noFill/>
                    </a:ln>
                  </pic:spPr>
                </pic:pic>
              </a:graphicData>
            </a:graphic>
          </wp:inline>
        </w:drawing>
      </w:r>
    </w:p>
    <w:p w14:paraId="0FB7D016" w14:textId="77777777" w:rsidR="004726C8" w:rsidRDefault="004726C8" w:rsidP="004726C8">
      <w:pPr>
        <w:pStyle w:val="Figure"/>
      </w:pPr>
    </w:p>
    <w:p w14:paraId="10534E07" w14:textId="33F3250F" w:rsidR="00D80AD7" w:rsidRDefault="00D80AD7" w:rsidP="00D80AD7">
      <w:pPr>
        <w:pStyle w:val="TE-Normal"/>
      </w:pPr>
      <w:r>
        <w:t>Após os dados verificados e checados no banco de dados, o sistema</w:t>
      </w:r>
      <w:r w:rsidRPr="0018435D">
        <w:t xml:space="preserve"> </w:t>
      </w:r>
      <w:r>
        <w:t xml:space="preserve">irá identificar qual o nível de acesso que se autenticou para apresentar a tela inicial, no exemplo da </w:t>
      </w:r>
      <w:r w:rsidR="009F51FC">
        <w:t>F</w:t>
      </w:r>
      <w:r>
        <w:t>igura</w:t>
      </w:r>
      <w:r w:rsidR="009F51FC">
        <w:t xml:space="preserve"> 8</w:t>
      </w:r>
      <w:r>
        <w:t xml:space="preserve"> é possível observar que a autenticação foi feita por um usuário com nível de coordenador</w:t>
      </w:r>
      <w:r w:rsidR="004D756D">
        <w:t>.</w:t>
      </w:r>
    </w:p>
    <w:p w14:paraId="6ED230DC" w14:textId="77777777" w:rsidR="004D756D" w:rsidRDefault="004D756D" w:rsidP="00D80AD7">
      <w:pPr>
        <w:pStyle w:val="TE-Normal"/>
      </w:pPr>
    </w:p>
    <w:p w14:paraId="56A65C8B" w14:textId="5E6B7F38" w:rsidR="00504F4A" w:rsidRDefault="00504F4A" w:rsidP="00504F4A">
      <w:pPr>
        <w:pStyle w:val="TE-LegendaFigura"/>
      </w:pPr>
      <w:bookmarkStart w:id="301" w:name="_Toc531976671"/>
      <w:r>
        <w:t>Apresentação inicial após um acesso</w:t>
      </w:r>
      <w:bookmarkEnd w:id="301"/>
    </w:p>
    <w:p w14:paraId="4AF12405" w14:textId="50ADF7C8" w:rsidR="004D756D" w:rsidRDefault="00504F4A" w:rsidP="00B13EE3">
      <w:pPr>
        <w:pStyle w:val="TE-Figura"/>
      </w:pPr>
      <w:r w:rsidRPr="004726C8">
        <w:rPr>
          <w:noProof/>
        </w:rPr>
        <w:drawing>
          <wp:inline distT="0" distB="0" distL="0" distR="0" wp14:anchorId="45D4E3CB" wp14:editId="4973144C">
            <wp:extent cx="5229225" cy="1602030"/>
            <wp:effectExtent l="0" t="0" r="0" b="0"/>
            <wp:docPr id="20" name="Imagem 20" descr="C:\Users\Jackson\Documents\21-07-2017\telas\00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003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3738" cy="1603413"/>
                    </a:xfrm>
                    <a:prstGeom prst="rect">
                      <a:avLst/>
                    </a:prstGeom>
                    <a:noFill/>
                    <a:ln>
                      <a:noFill/>
                    </a:ln>
                  </pic:spPr>
                </pic:pic>
              </a:graphicData>
            </a:graphic>
          </wp:inline>
        </w:drawing>
      </w:r>
    </w:p>
    <w:p w14:paraId="3D07A267" w14:textId="77777777" w:rsidR="004726C8" w:rsidRDefault="004726C8" w:rsidP="004726C8">
      <w:pPr>
        <w:pStyle w:val="Figure"/>
      </w:pPr>
    </w:p>
    <w:p w14:paraId="561F07D3" w14:textId="7BAFA1D8" w:rsidR="00223D6A" w:rsidRDefault="00223D6A" w:rsidP="004726C8">
      <w:pPr>
        <w:pStyle w:val="TE-Normal"/>
      </w:pPr>
      <w:r>
        <w:t xml:space="preserve">O código fonte na </w:t>
      </w:r>
      <w:r w:rsidR="009F51FC">
        <w:t xml:space="preserve">Figura 9 demonstra </w:t>
      </w:r>
      <w:r>
        <w:t xml:space="preserve">como foi implementado </w:t>
      </w:r>
      <w:r w:rsidR="006E4169">
        <w:t>parte da</w:t>
      </w:r>
      <w:r>
        <w:t xml:space="preserve"> verificação dos diferentes níveis de acesso, os quais já foram citados no item </w:t>
      </w:r>
      <w:r w:rsidR="009841B5">
        <w:fldChar w:fldCharType="begin"/>
      </w:r>
      <w:r w:rsidR="009841B5">
        <w:instrText xml:space="preserve"> REF _Ref529652367 \r \h </w:instrText>
      </w:r>
      <w:r w:rsidR="009841B5">
        <w:fldChar w:fldCharType="separate"/>
      </w:r>
      <w:r w:rsidR="007478E3">
        <w:t xml:space="preserve">4.1.1 </w:t>
      </w:r>
      <w:r w:rsidR="009841B5">
        <w:fldChar w:fldCharType="end"/>
      </w:r>
      <w:r>
        <w:t>deste</w:t>
      </w:r>
      <w:r w:rsidR="006E4169">
        <w:t xml:space="preserve"> trabalho, neste fragmento de código é apenas verificado o nível do usuário, e descritas condições</w:t>
      </w:r>
      <w:r w:rsidR="00D22028">
        <w:t>,</w:t>
      </w:r>
      <w:r w:rsidR="006E4169">
        <w:t xml:space="preserve"> atribuindo </w:t>
      </w:r>
      <w:r w:rsidR="004726C8">
        <w:t>um número de 1 a 4 para cada um</w:t>
      </w:r>
      <w:r w:rsidR="00D22028">
        <w:t xml:space="preserve"> tipo de usuário.</w:t>
      </w:r>
    </w:p>
    <w:p w14:paraId="46EE9439" w14:textId="77777777" w:rsidR="004726C8" w:rsidRDefault="004726C8" w:rsidP="004726C8">
      <w:pPr>
        <w:pStyle w:val="TE-Normal"/>
      </w:pPr>
    </w:p>
    <w:p w14:paraId="7CFBB878" w14:textId="1A70B936" w:rsidR="00514F8F" w:rsidRDefault="00514F8F" w:rsidP="00514F8F">
      <w:pPr>
        <w:pStyle w:val="TE-LegendaFigura"/>
      </w:pPr>
      <w:bookmarkStart w:id="302" w:name="_Toc529744023"/>
      <w:bookmarkStart w:id="303" w:name="_Toc529744166"/>
      <w:bookmarkStart w:id="304" w:name="_Toc529744242"/>
      <w:bookmarkStart w:id="305" w:name="_Toc529810399"/>
      <w:bookmarkStart w:id="306" w:name="_Toc529810498"/>
      <w:bookmarkStart w:id="307" w:name="_Toc529812774"/>
      <w:bookmarkStart w:id="308" w:name="_Toc529812948"/>
      <w:bookmarkStart w:id="309" w:name="_Toc529813070"/>
      <w:bookmarkStart w:id="310" w:name="_Toc529813191"/>
      <w:bookmarkStart w:id="311" w:name="_Toc529813265"/>
      <w:bookmarkStart w:id="312" w:name="_Toc529813339"/>
      <w:bookmarkStart w:id="313" w:name="_Toc529813411"/>
      <w:bookmarkStart w:id="314" w:name="_Toc529813483"/>
      <w:bookmarkStart w:id="315" w:name="_Toc529813555"/>
      <w:bookmarkStart w:id="316" w:name="_Toc529813626"/>
      <w:bookmarkStart w:id="317" w:name="_Toc529813697"/>
      <w:bookmarkStart w:id="318" w:name="_Toc531976672"/>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r>
        <w:t>Verificação de acesso do nível de usuário</w:t>
      </w:r>
      <w:bookmarkEnd w:id="318"/>
    </w:p>
    <w:p w14:paraId="0DA50F94" w14:textId="771ADD70" w:rsidR="00D80AD7" w:rsidRPr="00D80AD7" w:rsidRDefault="00D80AD7">
      <w:pPr>
        <w:pStyle w:val="TE-LegendaFigura"/>
        <w:numPr>
          <w:ilvl w:val="0"/>
          <w:numId w:val="0"/>
        </w:numPr>
        <w:jc w:val="left"/>
      </w:pPr>
      <w:bookmarkStart w:id="319" w:name="_Ref529652402"/>
    </w:p>
    <w:bookmarkEnd w:id="319"/>
    <w:p w14:paraId="2D5FDC02" w14:textId="26ADC4A4" w:rsidR="00551138" w:rsidRPr="009F1B2C" w:rsidRDefault="004D756D" w:rsidP="00B13EE3">
      <w:pPr>
        <w:pStyle w:val="TE-Figura"/>
      </w:pPr>
      <w:r w:rsidRPr="004D756D">
        <w:rPr>
          <w:noProof/>
        </w:rPr>
        <w:drawing>
          <wp:inline distT="0" distB="0" distL="0" distR="0" wp14:anchorId="2CBA4F88" wp14:editId="6EFACD95">
            <wp:extent cx="5125085" cy="2339340"/>
            <wp:effectExtent l="0" t="0" r="0" b="3810"/>
            <wp:docPr id="22" name="Imagem 22" descr="C:\Users\Jackson\Documents\21-07-2017\telas\nive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nivel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5085" cy="2339340"/>
                    </a:xfrm>
                    <a:prstGeom prst="rect">
                      <a:avLst/>
                    </a:prstGeom>
                    <a:noFill/>
                    <a:ln>
                      <a:noFill/>
                    </a:ln>
                  </pic:spPr>
                </pic:pic>
              </a:graphicData>
            </a:graphic>
          </wp:inline>
        </w:drawing>
      </w:r>
    </w:p>
    <w:p w14:paraId="2551725E" w14:textId="744E21E6" w:rsidR="001032B6" w:rsidRDefault="004D11BB" w:rsidP="004D11BB">
      <w:pPr>
        <w:pStyle w:val="T4-TituloQuaternario"/>
      </w:pPr>
      <w:bookmarkStart w:id="320" w:name="_Ref529699156"/>
      <w:r>
        <w:t>Nível coordenador</w:t>
      </w:r>
      <w:bookmarkEnd w:id="320"/>
    </w:p>
    <w:p w14:paraId="528772A0" w14:textId="52563A47" w:rsidR="00F93B3F" w:rsidRDefault="00D80AD7" w:rsidP="0018435D">
      <w:pPr>
        <w:pStyle w:val="TE-Normal"/>
      </w:pPr>
      <w:r>
        <w:t>O acesso do tipo coordenador</w:t>
      </w:r>
      <w:r w:rsidR="00333EDF">
        <w:t xml:space="preserve"> tem</w:t>
      </w:r>
      <w:r>
        <w:t xml:space="preserve"> total gerenciamento das informações sobre o sistema, neste tópico </w:t>
      </w:r>
      <w:r w:rsidR="00333EDF">
        <w:t>serão</w:t>
      </w:r>
      <w:r w:rsidR="00754EED">
        <w:t xml:space="preserve"> </w:t>
      </w:r>
      <w:r w:rsidR="00333EDF">
        <w:t xml:space="preserve">apresentadas </w:t>
      </w:r>
      <w:r w:rsidR="00754EED">
        <w:t xml:space="preserve">todas as </w:t>
      </w:r>
      <w:r w:rsidR="00551138">
        <w:t xml:space="preserve">telas </w:t>
      </w:r>
      <w:r w:rsidR="00754EED">
        <w:t>iniciais que se fazem disponíveis neste nível de acesso, bem como as principais funcionalidades</w:t>
      </w:r>
      <w:r w:rsidR="00F93B3F">
        <w:t>.</w:t>
      </w:r>
    </w:p>
    <w:p w14:paraId="4D28CCD5" w14:textId="51069DB8" w:rsidR="00D80AD7" w:rsidRDefault="00F93B3F" w:rsidP="0018435D">
      <w:pPr>
        <w:pStyle w:val="TE-Normal"/>
      </w:pPr>
      <w:r>
        <w:t>A imagem representada pela Figura 10 demonstra a tela de gerenciamento de usuários, onde é possível cadastrar um novo, editar e excluir.</w:t>
      </w:r>
    </w:p>
    <w:p w14:paraId="2035B58A" w14:textId="6E16C75F" w:rsidR="001032B6" w:rsidRDefault="001032B6" w:rsidP="00E91880">
      <w:pPr>
        <w:pStyle w:val="TE-LegendaFigura"/>
        <w:numPr>
          <w:ilvl w:val="0"/>
          <w:numId w:val="0"/>
        </w:numPr>
        <w:spacing w:line="360" w:lineRule="auto"/>
        <w:jc w:val="left"/>
      </w:pPr>
    </w:p>
    <w:p w14:paraId="6B827717" w14:textId="712BF8CA" w:rsidR="001032B6" w:rsidRDefault="00D66082" w:rsidP="0045501B">
      <w:pPr>
        <w:pStyle w:val="TE-LegendaFigura"/>
      </w:pPr>
      <w:bookmarkStart w:id="321" w:name="_Toc531976673"/>
      <w:r>
        <w:t>Tela gerenciamento de usuários</w:t>
      </w:r>
      <w:bookmarkEnd w:id="321"/>
    </w:p>
    <w:p w14:paraId="5F201B34" w14:textId="1B99B084" w:rsidR="00F93B3F" w:rsidRDefault="00E91880" w:rsidP="007478E3">
      <w:pPr>
        <w:pStyle w:val="Figure"/>
      </w:pPr>
      <w:r w:rsidRPr="00E91880">
        <w:rPr>
          <w:lang w:val="pt-BR"/>
        </w:rPr>
        <w:drawing>
          <wp:inline distT="0" distB="0" distL="0" distR="0" wp14:anchorId="6905EC02" wp14:editId="16FE86DE">
            <wp:extent cx="3965944" cy="1562852"/>
            <wp:effectExtent l="0" t="0" r="0" b="0"/>
            <wp:docPr id="23" name="Imagem 23" descr="C:\Users\Jackson\Documents\21-07-2017\telas\003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003usuarios.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9556"/>
                    <a:stretch/>
                  </pic:blipFill>
                  <pic:spPr bwMode="auto">
                    <a:xfrm>
                      <a:off x="0" y="0"/>
                      <a:ext cx="3973775" cy="1565938"/>
                    </a:xfrm>
                    <a:prstGeom prst="rect">
                      <a:avLst/>
                    </a:prstGeom>
                    <a:noFill/>
                    <a:ln>
                      <a:noFill/>
                    </a:ln>
                    <a:extLst>
                      <a:ext uri="{53640926-AAD7-44D8-BBD7-CCE9431645EC}">
                        <a14:shadowObscured xmlns:a14="http://schemas.microsoft.com/office/drawing/2010/main"/>
                      </a:ext>
                    </a:extLst>
                  </pic:spPr>
                </pic:pic>
              </a:graphicData>
            </a:graphic>
          </wp:inline>
        </w:drawing>
      </w:r>
    </w:p>
    <w:p w14:paraId="44213C2D" w14:textId="7AF69A57" w:rsidR="00F93B3F" w:rsidRDefault="00F93B3F" w:rsidP="004726C8">
      <w:pPr>
        <w:pStyle w:val="TE-Normal"/>
      </w:pPr>
      <w:r>
        <w:lastRenderedPageBreak/>
        <w:t>A imagem abaixo mostra um aviso ao usuário após este fazer uma ação sobre o sistema, sendo que no exemplo da Figura 11 este acabou de realizar o cadastro de um usuário sobre o sistema.</w:t>
      </w:r>
    </w:p>
    <w:p w14:paraId="61E4B70B" w14:textId="77777777" w:rsidR="004726C8" w:rsidRDefault="004726C8" w:rsidP="004726C8">
      <w:pPr>
        <w:pStyle w:val="TE-Normal"/>
      </w:pPr>
    </w:p>
    <w:p w14:paraId="598CF5D4" w14:textId="20233AC7" w:rsidR="00BA1204" w:rsidRDefault="00BA1204" w:rsidP="00BA1204">
      <w:pPr>
        <w:pStyle w:val="TE-LegendaFigura"/>
      </w:pPr>
      <w:bookmarkStart w:id="322" w:name="_Toc531976674"/>
      <w:commentRangeStart w:id="323"/>
      <w:r>
        <w:t>Mensagem de sucesso ao cadastrar um novo usuário</w:t>
      </w:r>
      <w:bookmarkEnd w:id="322"/>
    </w:p>
    <w:p w14:paraId="03B2D82A" w14:textId="30168F87" w:rsidR="000415CD" w:rsidRDefault="00BA1204" w:rsidP="0045501B">
      <w:pPr>
        <w:pStyle w:val="Figure"/>
      </w:pPr>
      <w:r w:rsidRPr="00BA1204">
        <w:rPr>
          <w:lang w:val="pt-BR"/>
        </w:rPr>
        <w:drawing>
          <wp:inline distT="0" distB="0" distL="0" distR="0" wp14:anchorId="7C6A95ED" wp14:editId="16F53F60">
            <wp:extent cx="5760085" cy="2804862"/>
            <wp:effectExtent l="0" t="0" r="0" b="0"/>
            <wp:docPr id="43" name="Imagem 43" descr="C:\Users\Jackson\Documents\21-07-2017\telas\10usuariocadastro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ckson\Documents\21-07-2017\telas\10usuariocadastrosucess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0A7FD74F" w14:textId="77777777" w:rsidR="00F93B3F" w:rsidRDefault="00F93B3F" w:rsidP="007478E3">
      <w:pPr>
        <w:pStyle w:val="TE-Normal"/>
      </w:pPr>
    </w:p>
    <w:p w14:paraId="008EE941" w14:textId="709C195B" w:rsidR="00F93B3F" w:rsidDel="001032B6" w:rsidRDefault="00C56901" w:rsidP="007478E3">
      <w:pPr>
        <w:pStyle w:val="TE-Normal"/>
      </w:pPr>
      <w:r>
        <w:t>Após fazer uma edição sobre os dados de um us</w:t>
      </w:r>
      <w:r w:rsidR="006F5CF1">
        <w:t>uário, a Figura 12 demonstra</w:t>
      </w:r>
      <w:r>
        <w:t xml:space="preserve"> a mensagem de confirmação sobre esta ação executada no sistema.</w:t>
      </w:r>
    </w:p>
    <w:p w14:paraId="235A83E4" w14:textId="77777777" w:rsidR="00754EED" w:rsidRDefault="00754EED" w:rsidP="00E204F4">
      <w:pPr>
        <w:pStyle w:val="TE-Normal"/>
        <w:ind w:firstLine="0"/>
      </w:pPr>
    </w:p>
    <w:p w14:paraId="74BCB6C5" w14:textId="71191219" w:rsidR="001032B6" w:rsidRDefault="00754EED" w:rsidP="00655B7D">
      <w:pPr>
        <w:pStyle w:val="TE-LegendaFigura"/>
      </w:pPr>
      <w:bookmarkStart w:id="324" w:name="_Toc531976675"/>
      <w:r>
        <w:t>Mensagem de sucesso ao editar um novo usuário</w:t>
      </w:r>
      <w:bookmarkEnd w:id="324"/>
    </w:p>
    <w:p w14:paraId="57EF03EC" w14:textId="7574A481" w:rsidR="00E91880" w:rsidRDefault="00754EED" w:rsidP="004726C8">
      <w:pPr>
        <w:pStyle w:val="Figure"/>
      </w:pPr>
      <w:r w:rsidRPr="00754EED">
        <w:rPr>
          <w:lang w:val="pt-BR"/>
        </w:rPr>
        <w:drawing>
          <wp:inline distT="0" distB="0" distL="0" distR="0" wp14:anchorId="739B5696" wp14:editId="6039747C">
            <wp:extent cx="5760085" cy="2804862"/>
            <wp:effectExtent l="0" t="0" r="0" b="0"/>
            <wp:docPr id="44" name="Imagem 44" descr="C:\Users\Jackson\Documents\21-07-2017\telas\12suces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ckson\Documents\21-07-2017\telas\12sucess_ed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10E87587" w14:textId="77777777" w:rsidR="00C56901" w:rsidRDefault="00C56901" w:rsidP="007478E3">
      <w:pPr>
        <w:pStyle w:val="TE-Normal"/>
      </w:pPr>
    </w:p>
    <w:p w14:paraId="0E2739B8" w14:textId="77777777" w:rsidR="00C56901" w:rsidRDefault="00C56901" w:rsidP="007478E3">
      <w:pPr>
        <w:pStyle w:val="TE-Normal"/>
      </w:pPr>
      <w:r>
        <w:lastRenderedPageBreak/>
        <w:t>Se em um eventual descuido o usuário clique sobre o ícone de exclusão, o sistema irá abrir uma caixa de diálogo com uma confirmação sobre esta ação do usuário ao sistema, a Figura 13 demonstra um exemplo de quando esta ação é exercida.</w:t>
      </w:r>
    </w:p>
    <w:p w14:paraId="76A4C949" w14:textId="77777777" w:rsidR="00754EED" w:rsidRDefault="00754EED">
      <w:pPr>
        <w:pStyle w:val="TE-Normal"/>
        <w:ind w:firstLine="0"/>
      </w:pPr>
    </w:p>
    <w:p w14:paraId="73CF206F" w14:textId="2CFB4C8B" w:rsidR="00655B7D" w:rsidRDefault="00754EED" w:rsidP="00655B7D">
      <w:pPr>
        <w:pStyle w:val="TE-LegendaFigura"/>
      </w:pPr>
      <w:bookmarkStart w:id="325" w:name="_Toc531976676"/>
      <w:r>
        <w:t>Alerta de confirmação de exclusão de um usuário</w:t>
      </w:r>
      <w:bookmarkEnd w:id="325"/>
    </w:p>
    <w:p w14:paraId="6E955896" w14:textId="6C1C3CC1" w:rsidR="00655B7D" w:rsidRDefault="00754EED" w:rsidP="004726C8">
      <w:pPr>
        <w:pStyle w:val="Figure"/>
      </w:pPr>
      <w:r w:rsidRPr="00754EED">
        <w:rPr>
          <w:lang w:val="pt-BR"/>
        </w:rPr>
        <w:drawing>
          <wp:inline distT="0" distB="0" distL="0" distR="0" wp14:anchorId="21D0C771" wp14:editId="3596C34D">
            <wp:extent cx="5757569" cy="1977655"/>
            <wp:effectExtent l="0" t="0" r="0" b="3810"/>
            <wp:docPr id="45" name="Imagem 45" descr="C:\Users\Jackson\Documents\21-07-2017\telas\13confirm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ckson\Documents\21-07-2017\telas\13confirm_delet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9693"/>
                    <a:stretch/>
                  </pic:blipFill>
                  <pic:spPr bwMode="auto">
                    <a:xfrm>
                      <a:off x="0" y="0"/>
                      <a:ext cx="5760085" cy="1978519"/>
                    </a:xfrm>
                    <a:prstGeom prst="rect">
                      <a:avLst/>
                    </a:prstGeom>
                    <a:noFill/>
                    <a:ln>
                      <a:noFill/>
                    </a:ln>
                    <a:extLst>
                      <a:ext uri="{53640926-AAD7-44D8-BBD7-CCE9431645EC}">
                        <a14:shadowObscured xmlns:a14="http://schemas.microsoft.com/office/drawing/2010/main"/>
                      </a:ext>
                    </a:extLst>
                  </pic:spPr>
                </pic:pic>
              </a:graphicData>
            </a:graphic>
          </wp:inline>
        </w:drawing>
      </w:r>
    </w:p>
    <w:p w14:paraId="6C4EEEA0" w14:textId="77777777" w:rsidR="00C56901" w:rsidRDefault="00C56901" w:rsidP="007478E3">
      <w:pPr>
        <w:pStyle w:val="TE-Normal"/>
        <w:ind w:firstLine="0"/>
      </w:pPr>
    </w:p>
    <w:p w14:paraId="4F4CA54D" w14:textId="089A56DF" w:rsidR="00655B7D" w:rsidRDefault="00FF6300" w:rsidP="007478E3">
      <w:pPr>
        <w:pStyle w:val="TE-Normal"/>
      </w:pPr>
      <w:r>
        <w:t>Na circunstância do usuário confirmar a exclusão, este será redirecionado para a tela</w:t>
      </w:r>
      <w:r w:rsidR="00C46BB8">
        <w:t xml:space="preserve"> de gerenciamento de usuários,</w:t>
      </w:r>
      <w:r>
        <w:t xml:space="preserve"> representada pela Figura 14 abaixo, sendo apresentado </w:t>
      </w:r>
      <w:r w:rsidR="00C46BB8">
        <w:t>através de uma mensagem a confirmação de que tal ação foi executada com sucesso.</w:t>
      </w:r>
    </w:p>
    <w:p w14:paraId="6B5E813B" w14:textId="77777777" w:rsidR="00C974DA" w:rsidRPr="007478E3" w:rsidRDefault="00C974DA" w:rsidP="007478E3">
      <w:pPr>
        <w:pStyle w:val="TE-Normal"/>
      </w:pPr>
    </w:p>
    <w:p w14:paraId="69D847EF" w14:textId="7040B45B" w:rsidR="00655B7D" w:rsidRPr="009B037D" w:rsidRDefault="00655B7D" w:rsidP="009B037D">
      <w:pPr>
        <w:pStyle w:val="TE-LegendaFigura"/>
      </w:pPr>
      <w:bookmarkStart w:id="326" w:name="_Toc531976677"/>
      <w:r w:rsidRPr="009B037D">
        <w:t>Mensagem de sucesso ao confirmar a exclusão um usuário</w:t>
      </w:r>
      <w:bookmarkEnd w:id="326"/>
    </w:p>
    <w:p w14:paraId="49739504" w14:textId="2A2180F0" w:rsidR="00655B7D" w:rsidRDefault="00655B7D" w:rsidP="004726C8">
      <w:pPr>
        <w:pStyle w:val="Figure"/>
      </w:pPr>
      <w:r w:rsidRPr="00655B7D">
        <w:rPr>
          <w:lang w:val="pt-BR"/>
        </w:rPr>
        <w:drawing>
          <wp:inline distT="0" distB="0" distL="0" distR="0" wp14:anchorId="2CE393CB" wp14:editId="2FB187FB">
            <wp:extent cx="5759610" cy="1733107"/>
            <wp:effectExtent l="0" t="0" r="0" b="635"/>
            <wp:docPr id="46" name="Imagem 46" descr="C:\Users\Jackson\Documents\21-07-2017\telas\14excluir_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ckson\Documents\21-07-2017\telas\14excluir_sucess.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34752"/>
                    <a:stretch/>
                  </pic:blipFill>
                  <pic:spPr bwMode="auto">
                    <a:xfrm>
                      <a:off x="0" y="0"/>
                      <a:ext cx="5760085" cy="1733250"/>
                    </a:xfrm>
                    <a:prstGeom prst="rect">
                      <a:avLst/>
                    </a:prstGeom>
                    <a:noFill/>
                    <a:ln>
                      <a:noFill/>
                    </a:ln>
                    <a:extLst>
                      <a:ext uri="{53640926-AAD7-44D8-BBD7-CCE9431645EC}">
                        <a14:shadowObscured xmlns:a14="http://schemas.microsoft.com/office/drawing/2010/main"/>
                      </a:ext>
                    </a:extLst>
                  </pic:spPr>
                </pic:pic>
              </a:graphicData>
            </a:graphic>
          </wp:inline>
        </w:drawing>
      </w:r>
    </w:p>
    <w:p w14:paraId="24036076" w14:textId="77777777" w:rsidR="00C46BB8" w:rsidRDefault="00C46BB8" w:rsidP="004726C8">
      <w:pPr>
        <w:pStyle w:val="Figure"/>
      </w:pPr>
    </w:p>
    <w:p w14:paraId="3098523B" w14:textId="66EFC954" w:rsidR="00C46BB8" w:rsidRDefault="00C46BB8" w:rsidP="007478E3">
      <w:pPr>
        <w:pStyle w:val="TE-Normal"/>
      </w:pPr>
      <w:r>
        <w:t xml:space="preserve">Ao clicar na opção turma no menu lateral do sistema, conforme Figura 15, o usuário irá se deparar com as turmas já cadastradas sobre o sistema e as opções de cadastramento edição e exclusão. </w:t>
      </w:r>
    </w:p>
    <w:p w14:paraId="3C839805" w14:textId="77777777" w:rsidR="00655B7D" w:rsidRPr="00754EED" w:rsidRDefault="00655B7D" w:rsidP="00655B7D">
      <w:pPr>
        <w:pStyle w:val="TE-Normal"/>
        <w:ind w:firstLine="0"/>
      </w:pPr>
    </w:p>
    <w:p w14:paraId="527A7C3A" w14:textId="66A6DC51" w:rsidR="001032B6" w:rsidRDefault="0043369B" w:rsidP="0045501B">
      <w:pPr>
        <w:pStyle w:val="TE-LegendaFigura"/>
        <w:rPr>
          <w:noProof/>
        </w:rPr>
      </w:pPr>
      <w:bookmarkStart w:id="327" w:name="_Toc529744032"/>
      <w:bookmarkStart w:id="328" w:name="_Toc529744175"/>
      <w:bookmarkStart w:id="329" w:name="_Toc529744251"/>
      <w:bookmarkStart w:id="330" w:name="_Toc529810408"/>
      <w:bookmarkStart w:id="331" w:name="_Toc529810507"/>
      <w:bookmarkStart w:id="332" w:name="_Toc529812783"/>
      <w:bookmarkStart w:id="333" w:name="_Toc529812957"/>
      <w:bookmarkStart w:id="334" w:name="_Toc529813079"/>
      <w:bookmarkStart w:id="335" w:name="_Toc529813200"/>
      <w:bookmarkStart w:id="336" w:name="_Toc529813274"/>
      <w:bookmarkStart w:id="337" w:name="_Toc529813348"/>
      <w:bookmarkStart w:id="338" w:name="_Toc529813420"/>
      <w:bookmarkStart w:id="339" w:name="_Toc529813492"/>
      <w:bookmarkStart w:id="340" w:name="_Toc529813564"/>
      <w:bookmarkStart w:id="341" w:name="_Toc529813635"/>
      <w:bookmarkStart w:id="342" w:name="_Toc529813706"/>
      <w:bookmarkStart w:id="343" w:name="_Toc529813775"/>
      <w:bookmarkStart w:id="344" w:name="_Toc529813843"/>
      <w:bookmarkStart w:id="345" w:name="_Toc531976678"/>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Pr>
          <w:noProof/>
        </w:rPr>
        <w:lastRenderedPageBreak/>
        <w:t>Tela gerenciamento de turmas</w:t>
      </w:r>
      <w:bookmarkEnd w:id="345"/>
    </w:p>
    <w:p w14:paraId="2AC9C459" w14:textId="0735616E" w:rsidR="00B53344" w:rsidRDefault="00E91880" w:rsidP="0043369B">
      <w:pPr>
        <w:pStyle w:val="TE-Figura"/>
      </w:pPr>
      <w:r w:rsidRPr="00E91880">
        <w:rPr>
          <w:noProof/>
        </w:rPr>
        <w:drawing>
          <wp:inline distT="0" distB="0" distL="0" distR="0" wp14:anchorId="511DC0E8" wp14:editId="33B19E5F">
            <wp:extent cx="5760085" cy="2272838"/>
            <wp:effectExtent l="0" t="0" r="0" b="0"/>
            <wp:docPr id="24" name="Imagem 24" descr="C:\Users\Jackson\Documents\21-07-2017\telas\03tu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03turma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272838"/>
                    </a:xfrm>
                    <a:prstGeom prst="rect">
                      <a:avLst/>
                    </a:prstGeom>
                    <a:noFill/>
                    <a:ln>
                      <a:noFill/>
                    </a:ln>
                  </pic:spPr>
                </pic:pic>
              </a:graphicData>
            </a:graphic>
          </wp:inline>
        </w:drawing>
      </w:r>
    </w:p>
    <w:p w14:paraId="119400D6" w14:textId="77777777" w:rsidR="00C46BB8" w:rsidRDefault="00C46BB8" w:rsidP="007478E3">
      <w:pPr>
        <w:pStyle w:val="TE-Normal"/>
      </w:pPr>
    </w:p>
    <w:p w14:paraId="25E776A1" w14:textId="645472A2" w:rsidR="0045501B" w:rsidRDefault="00C46BB8" w:rsidP="007478E3">
      <w:pPr>
        <w:pStyle w:val="TE-Normal"/>
      </w:pPr>
      <w:r>
        <w:t>Navegando até a opção alunos no menu lateral do sistema, conforme Figura 16, o usuário irá se deparar com as turmas que já estão cadastradas na base de dados do sistema, ele deverá clicar sob</w:t>
      </w:r>
      <w:r w:rsidR="00532E3D">
        <w:t>re uma determinada turma para</w:t>
      </w:r>
      <w:r>
        <w:t xml:space="preserve"> então visualizar todos os alunos que estão vinculados</w:t>
      </w:r>
      <w:r w:rsidR="00016A9C">
        <w:t xml:space="preserve"> a esta</w:t>
      </w:r>
      <w:r>
        <w:t>, podendo cadastrar um novo aluno, editar e excluir.</w:t>
      </w:r>
    </w:p>
    <w:p w14:paraId="02F0DCE9" w14:textId="77777777" w:rsidR="00B53344" w:rsidRDefault="00B53344" w:rsidP="000415CD">
      <w:pPr>
        <w:pStyle w:val="TE-Normal"/>
        <w:ind w:firstLine="0"/>
      </w:pPr>
    </w:p>
    <w:p w14:paraId="5315BE8A" w14:textId="2C6DCB0B" w:rsidR="00B53344" w:rsidRDefault="0043369B" w:rsidP="0043369B">
      <w:pPr>
        <w:pStyle w:val="TE-LegendaFigura"/>
      </w:pPr>
      <w:bookmarkStart w:id="346" w:name="_Toc531976679"/>
      <w:r>
        <w:t>Tela gerenciamento de alunos</w:t>
      </w:r>
      <w:bookmarkEnd w:id="346"/>
    </w:p>
    <w:p w14:paraId="24675D14" w14:textId="77777777" w:rsidR="00016A9C" w:rsidRDefault="00016A9C" w:rsidP="0043369B">
      <w:pPr>
        <w:pStyle w:val="TE-Figura"/>
        <w:rPr>
          <w:noProof/>
        </w:rPr>
      </w:pPr>
    </w:p>
    <w:p w14:paraId="197E5ABC" w14:textId="642177B8" w:rsidR="00B53344" w:rsidRDefault="00B53344" w:rsidP="0043369B">
      <w:pPr>
        <w:pStyle w:val="TE-Figura"/>
      </w:pPr>
      <w:r w:rsidRPr="00B53344">
        <w:rPr>
          <w:noProof/>
        </w:rPr>
        <w:drawing>
          <wp:inline distT="0" distB="0" distL="0" distR="0" wp14:anchorId="45087145" wp14:editId="11568739">
            <wp:extent cx="5238750" cy="2209347"/>
            <wp:effectExtent l="0" t="0" r="0" b="635"/>
            <wp:docPr id="27" name="Imagem 27" descr="C:\Users\Jackson\Documents\21-07-2017\telas\04 aluno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04 alunosr.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756"/>
                    <a:stretch/>
                  </pic:blipFill>
                  <pic:spPr bwMode="auto">
                    <a:xfrm>
                      <a:off x="0" y="0"/>
                      <a:ext cx="5240768" cy="2210198"/>
                    </a:xfrm>
                    <a:prstGeom prst="rect">
                      <a:avLst/>
                    </a:prstGeom>
                    <a:noFill/>
                    <a:ln>
                      <a:noFill/>
                    </a:ln>
                    <a:extLst>
                      <a:ext uri="{53640926-AAD7-44D8-BBD7-CCE9431645EC}">
                        <a14:shadowObscured xmlns:a14="http://schemas.microsoft.com/office/drawing/2010/main"/>
                      </a:ext>
                    </a:extLst>
                  </pic:spPr>
                </pic:pic>
              </a:graphicData>
            </a:graphic>
          </wp:inline>
        </w:drawing>
      </w:r>
    </w:p>
    <w:p w14:paraId="1BE1DBA9" w14:textId="77777777" w:rsidR="00532E3D" w:rsidRDefault="00532E3D" w:rsidP="007478E3">
      <w:pPr>
        <w:pStyle w:val="TE-Normal"/>
      </w:pPr>
    </w:p>
    <w:p w14:paraId="7A575051" w14:textId="16BEA00C" w:rsidR="00B53344" w:rsidRDefault="001778C2" w:rsidP="007478E3">
      <w:pPr>
        <w:pStyle w:val="TE-Normal"/>
      </w:pPr>
      <w:r>
        <w:t>Ao clicar na opção disciplinas no menu lateral de navegação, é possível visualizar as informações já cadastradas, conforme mostra a Figura 17, sendo possível cadastrar uma nova disciplina, editar e excluir as já existentes.</w:t>
      </w:r>
    </w:p>
    <w:p w14:paraId="5A083455" w14:textId="41CC52DA" w:rsidR="00B53344" w:rsidRPr="00A70957" w:rsidRDefault="0043369B" w:rsidP="0043369B">
      <w:pPr>
        <w:pStyle w:val="TE-LegendaFigura"/>
      </w:pPr>
      <w:bookmarkStart w:id="347" w:name="_Toc531976680"/>
      <w:r>
        <w:lastRenderedPageBreak/>
        <w:t>Tela gerenciamento de disciplinas</w:t>
      </w:r>
      <w:bookmarkEnd w:id="347"/>
    </w:p>
    <w:p w14:paraId="100CF9C0" w14:textId="4C0F408A" w:rsidR="002526B9" w:rsidDel="001032B6" w:rsidRDefault="00B53344" w:rsidP="0045501B">
      <w:pPr>
        <w:pStyle w:val="TE-Figura"/>
      </w:pPr>
      <w:r w:rsidRPr="00B53344">
        <w:rPr>
          <w:noProof/>
        </w:rPr>
        <w:drawing>
          <wp:inline distT="0" distB="0" distL="0" distR="0" wp14:anchorId="1528F4A8" wp14:editId="7FFE4E21">
            <wp:extent cx="5758790" cy="2147777"/>
            <wp:effectExtent l="0" t="0" r="0" b="5080"/>
            <wp:docPr id="28" name="Imagem 28" descr="C:\Users\Jackson\Documents\21-07-2017\telas\05discipl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05disciplina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 b="9240"/>
                    <a:stretch/>
                  </pic:blipFill>
                  <pic:spPr bwMode="auto">
                    <a:xfrm>
                      <a:off x="0" y="0"/>
                      <a:ext cx="5760085" cy="21482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323"/>
      <w:r w:rsidR="00333EDF">
        <w:rPr>
          <w:rStyle w:val="Refdecomentrio"/>
          <w:snapToGrid/>
        </w:rPr>
        <w:commentReference w:id="323"/>
      </w:r>
    </w:p>
    <w:p w14:paraId="67A3B3B6" w14:textId="77777777" w:rsidR="009841B5" w:rsidRDefault="009841B5" w:rsidP="009841B5">
      <w:pPr>
        <w:pStyle w:val="TE-Normal"/>
      </w:pPr>
    </w:p>
    <w:p w14:paraId="0A74F096" w14:textId="552D4F8D" w:rsidR="001778C2" w:rsidRDefault="00FC2980">
      <w:pPr>
        <w:pStyle w:val="TE-Normal"/>
      </w:pPr>
      <w:r>
        <w:t>O usuário cadastrado como coordenador</w:t>
      </w:r>
      <w:r w:rsidR="00AC4C73">
        <w:t>,</w:t>
      </w:r>
      <w:r>
        <w:t xml:space="preserve"> </w:t>
      </w:r>
      <w:r w:rsidR="00AC4C73">
        <w:t>pode</w:t>
      </w:r>
      <w:r w:rsidR="000B778E">
        <w:t>rá</w:t>
      </w:r>
      <w:r w:rsidR="00AC4C73">
        <w:t xml:space="preserve"> ter acesso a todas as avaliações cadastradas pelos demais níveis de usuários,</w:t>
      </w:r>
      <w:r w:rsidR="001778C2">
        <w:t xml:space="preserve"> a imagem representada pela Figura 18 </w:t>
      </w:r>
      <w:r w:rsidR="00DF1B34">
        <w:t xml:space="preserve">mostra todas as avalições cadastradas, </w:t>
      </w:r>
      <w:r w:rsidR="000E13C1">
        <w:t xml:space="preserve">onde </w:t>
      </w:r>
      <w:r w:rsidR="00DF1B34">
        <w:t xml:space="preserve">é </w:t>
      </w:r>
      <w:r w:rsidR="000B778E">
        <w:t>possível visualiz</w:t>
      </w:r>
      <w:r w:rsidR="001778C2">
        <w:t>á-las</w:t>
      </w:r>
      <w:r w:rsidR="000B778E">
        <w:t xml:space="preserve"> em formato PDF</w:t>
      </w:r>
      <w:r w:rsidR="000E13C1">
        <w:t>, editar, excluir</w:t>
      </w:r>
      <w:r w:rsidR="0054146F">
        <w:t>,</w:t>
      </w:r>
      <w:r w:rsidR="000E13C1">
        <w:t xml:space="preserve"> </w:t>
      </w:r>
      <w:r w:rsidR="0054146F">
        <w:t>habilitar e desabilitar</w:t>
      </w:r>
      <w:r w:rsidR="00B53344">
        <w:t xml:space="preserve"> a visualização </w:t>
      </w:r>
      <w:r w:rsidR="00A776B9">
        <w:t xml:space="preserve">para que os alunos </w:t>
      </w:r>
      <w:r w:rsidR="00A776B9" w:rsidRPr="00A776B9">
        <w:t>não tenha</w:t>
      </w:r>
      <w:r w:rsidR="00A776B9">
        <w:t>m</w:t>
      </w:r>
      <w:r w:rsidR="00A776B9" w:rsidRPr="00A776B9">
        <w:t xml:space="preserve"> acesso após ter respondido, ou antes mesmo </w:t>
      </w:r>
      <w:r w:rsidR="00A776B9">
        <w:t>da data de aplicação, possibilitando que o professor mantenha o espaço como um repositório de avaliações</w:t>
      </w:r>
      <w:r w:rsidR="001778C2">
        <w:t>.</w:t>
      </w:r>
    </w:p>
    <w:p w14:paraId="4B49ABFF" w14:textId="77777777" w:rsidR="00E204F4" w:rsidRDefault="00E204F4">
      <w:pPr>
        <w:pStyle w:val="TE-Normal"/>
      </w:pPr>
    </w:p>
    <w:p w14:paraId="0988A64E" w14:textId="44170259" w:rsidR="00B53344" w:rsidRDefault="0043369B" w:rsidP="0043369B">
      <w:pPr>
        <w:pStyle w:val="TE-LegendaFigura"/>
      </w:pPr>
      <w:bookmarkStart w:id="348" w:name="_Toc531976681"/>
      <w:r>
        <w:t>Tela gerenciamento de avaliações</w:t>
      </w:r>
      <w:bookmarkEnd w:id="348"/>
    </w:p>
    <w:p w14:paraId="7747EBA4" w14:textId="0DE544F9" w:rsidR="00B53344" w:rsidRDefault="00B53344" w:rsidP="0043369B">
      <w:pPr>
        <w:pStyle w:val="TE-Figura"/>
      </w:pPr>
      <w:r w:rsidRPr="00B53344">
        <w:rPr>
          <w:noProof/>
        </w:rPr>
        <w:drawing>
          <wp:inline distT="0" distB="0" distL="0" distR="0" wp14:anchorId="54FA855A" wp14:editId="3D5AACD4">
            <wp:extent cx="5760085" cy="2235177"/>
            <wp:effectExtent l="0" t="0" r="0" b="0"/>
            <wp:docPr id="30" name="Imagem 30" descr="C:\Users\Jackson\Documents\21-07-2017\telas\06avali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06avaliaco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235177"/>
                    </a:xfrm>
                    <a:prstGeom prst="rect">
                      <a:avLst/>
                    </a:prstGeom>
                    <a:noFill/>
                    <a:ln>
                      <a:noFill/>
                    </a:ln>
                  </pic:spPr>
                </pic:pic>
              </a:graphicData>
            </a:graphic>
          </wp:inline>
        </w:drawing>
      </w:r>
    </w:p>
    <w:p w14:paraId="60A7A29D" w14:textId="77777777" w:rsidR="001778C2" w:rsidRDefault="001778C2" w:rsidP="007478E3">
      <w:pPr>
        <w:pStyle w:val="TE-Normal"/>
      </w:pPr>
    </w:p>
    <w:p w14:paraId="1A164A89" w14:textId="7391650D" w:rsidR="001778C2" w:rsidRPr="003D643F" w:rsidRDefault="00DF1B34" w:rsidP="007478E3">
      <w:pPr>
        <w:pStyle w:val="TE-Normal"/>
      </w:pPr>
      <w:r>
        <w:t xml:space="preserve">Quando clicado na opção </w:t>
      </w:r>
      <w:r w:rsidR="0058082B">
        <w:t>“</w:t>
      </w:r>
      <w:r>
        <w:t>Cadastrar nova</w:t>
      </w:r>
      <w:r w:rsidR="0058082B">
        <w:t>”</w:t>
      </w:r>
      <w:r>
        <w:t xml:space="preserve"> na tela de avaliações, o usuário será direcionado para </w:t>
      </w:r>
      <w:r w:rsidR="0058082B">
        <w:t>o</w:t>
      </w:r>
      <w:r>
        <w:t xml:space="preserve"> cadastro</w:t>
      </w:r>
      <w:r w:rsidR="0058082B">
        <w:t xml:space="preserve"> de avaliações</w:t>
      </w:r>
      <w:r>
        <w:t xml:space="preserve">, a imagem representada pela Figura 19 abaixo, apresenta uma prévia do formulário de cadastramento, sendo que o professor deverá vincular a nova avaliação a uma Disciplina e Turma, </w:t>
      </w:r>
      <w:r w:rsidR="00D5650B">
        <w:t xml:space="preserve">onde </w:t>
      </w:r>
      <w:r>
        <w:t xml:space="preserve">é possível fazer um </w:t>
      </w:r>
      <w:r>
        <w:lastRenderedPageBreak/>
        <w:t>upload de uma imagem para cada questão</w:t>
      </w:r>
      <w:r w:rsidR="0058082B">
        <w:t>, porem fica a</w:t>
      </w:r>
      <w:r>
        <w:t xml:space="preserve"> critério do professor quando este julgar necessário</w:t>
      </w:r>
      <w:r w:rsidR="0058082B">
        <w:t xml:space="preserve"> tal ação.</w:t>
      </w:r>
      <w:r>
        <w:t xml:space="preserve"> O número de questões </w:t>
      </w:r>
      <w:r w:rsidR="0058082B">
        <w:t xml:space="preserve">cadastradas em uma única avaliação </w:t>
      </w:r>
      <w:r>
        <w:t>po</w:t>
      </w:r>
      <w:r w:rsidR="0058082B">
        <w:t>de variar de uma a vinte</w:t>
      </w:r>
      <w:r>
        <w:t xml:space="preserve">, ficando também sob o domínio do professor </w:t>
      </w:r>
      <w:r w:rsidR="00D5650B">
        <w:t>esta</w:t>
      </w:r>
      <w:r>
        <w:t xml:space="preserve"> decisão</w:t>
      </w:r>
      <w:r w:rsidR="0058082B">
        <w:t>, no momento do cadastro das questões é possível descrever questões objetivas e subjetivas, não alterando em nada o modo de como o aluno irá responder.</w:t>
      </w:r>
    </w:p>
    <w:p w14:paraId="036D6CB4" w14:textId="77777777" w:rsidR="001E7DBF" w:rsidRDefault="001E7DBF" w:rsidP="001E7DBF">
      <w:pPr>
        <w:pStyle w:val="TE-Normal"/>
        <w:ind w:firstLine="0"/>
      </w:pPr>
    </w:p>
    <w:p w14:paraId="41C1F6E9" w14:textId="60DA70EE" w:rsidR="0043369B" w:rsidRDefault="0043369B" w:rsidP="0043369B">
      <w:pPr>
        <w:pStyle w:val="TE-LegendaFigura"/>
      </w:pPr>
      <w:bookmarkStart w:id="349" w:name="_Toc531976682"/>
      <w:r>
        <w:t>Previa tela de cadastro de uma nova avaliação</w:t>
      </w:r>
      <w:bookmarkEnd w:id="349"/>
    </w:p>
    <w:p w14:paraId="5CCAED2B" w14:textId="46DA2A1F" w:rsidR="001C6B69" w:rsidDel="001032B6" w:rsidRDefault="001E7DBF" w:rsidP="007478E3">
      <w:pPr>
        <w:pStyle w:val="TE-Figura"/>
      </w:pPr>
      <w:r w:rsidRPr="001E7DBF">
        <w:rPr>
          <w:noProof/>
        </w:rPr>
        <w:drawing>
          <wp:inline distT="0" distB="0" distL="0" distR="0" wp14:anchorId="5A4BEA1C" wp14:editId="6817A738">
            <wp:extent cx="3859619" cy="2795810"/>
            <wp:effectExtent l="0" t="0" r="7620" b="5080"/>
            <wp:docPr id="37" name="Imagem 37" descr="C:\Users\Jackson\Documents\21-07-2017\telas\17cadastr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ckson\Documents\21-07-2017\telas\17cadastrar_ava.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2086"/>
                    <a:stretch/>
                  </pic:blipFill>
                  <pic:spPr bwMode="auto">
                    <a:xfrm>
                      <a:off x="0" y="0"/>
                      <a:ext cx="3864899" cy="2799635"/>
                    </a:xfrm>
                    <a:prstGeom prst="rect">
                      <a:avLst/>
                    </a:prstGeom>
                    <a:noFill/>
                    <a:ln>
                      <a:noFill/>
                    </a:ln>
                    <a:extLst>
                      <a:ext uri="{53640926-AAD7-44D8-BBD7-CCE9431645EC}">
                        <a14:shadowObscured xmlns:a14="http://schemas.microsoft.com/office/drawing/2010/main"/>
                      </a:ext>
                    </a:extLst>
                  </pic:spPr>
                </pic:pic>
              </a:graphicData>
            </a:graphic>
          </wp:inline>
        </w:drawing>
      </w:r>
    </w:p>
    <w:p w14:paraId="0B02F1B5" w14:textId="00A2EA9F" w:rsidR="0045501B" w:rsidRDefault="004D6FFF" w:rsidP="007478E3">
      <w:pPr>
        <w:pStyle w:val="TE-Normal"/>
      </w:pPr>
      <w:r>
        <w:t xml:space="preserve">A opção Avaliações Respondidas que se faz presente no menu do sistema, quando selecionada, direcionará o usuário para selecionar </w:t>
      </w:r>
      <w:r w:rsidR="00173FC8">
        <w:t>uma turma, conforme demonstra</w:t>
      </w:r>
      <w:r>
        <w:t xml:space="preserve"> a Figura 20</w:t>
      </w:r>
      <w:r w:rsidR="001B7299">
        <w:t xml:space="preserve"> abaixo</w:t>
      </w:r>
      <w:r>
        <w:t>.</w:t>
      </w:r>
    </w:p>
    <w:p w14:paraId="0FB870EA" w14:textId="77777777" w:rsidR="004864FC" w:rsidRDefault="004864FC" w:rsidP="004034AC">
      <w:pPr>
        <w:pStyle w:val="TE-Normal"/>
      </w:pPr>
    </w:p>
    <w:p w14:paraId="525831E7" w14:textId="1303D98E" w:rsidR="003D28F5" w:rsidRDefault="003D28F5" w:rsidP="003D28F5">
      <w:pPr>
        <w:pStyle w:val="TE-LegendaFigura"/>
        <w:rPr>
          <w:noProof/>
        </w:rPr>
      </w:pPr>
      <w:bookmarkStart w:id="350" w:name="_Toc531976683"/>
      <w:r>
        <w:rPr>
          <w:noProof/>
        </w:rPr>
        <w:t>Tela gerenciamento de avaliações respondidas - turmas</w:t>
      </w:r>
      <w:bookmarkEnd w:id="350"/>
    </w:p>
    <w:p w14:paraId="6127FE9E" w14:textId="77777777" w:rsidR="00173FC8" w:rsidRDefault="00173FC8" w:rsidP="007478E3">
      <w:pPr>
        <w:pStyle w:val="TE-LegendaFigura"/>
        <w:numPr>
          <w:ilvl w:val="0"/>
          <w:numId w:val="0"/>
        </w:numPr>
        <w:jc w:val="left"/>
        <w:rPr>
          <w:noProof/>
        </w:rPr>
      </w:pPr>
    </w:p>
    <w:p w14:paraId="09F8AAAA" w14:textId="0217DE96" w:rsidR="00531007" w:rsidRDefault="004864FC">
      <w:pPr>
        <w:pStyle w:val="TE-Figura"/>
      </w:pPr>
      <w:r w:rsidRPr="004864FC">
        <w:rPr>
          <w:noProof/>
        </w:rPr>
        <w:drawing>
          <wp:inline distT="0" distB="0" distL="0" distR="0" wp14:anchorId="01130C76" wp14:editId="02EABB16">
            <wp:extent cx="4543425" cy="1720611"/>
            <wp:effectExtent l="0" t="0" r="0" b="0"/>
            <wp:docPr id="31" name="Imagem 31" descr="C:\Users\Jackson\Documents\21-07-2017\telas\07avaliacoes_respo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telas\07avaliacoes_respondidas.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6353"/>
                    <a:stretch/>
                  </pic:blipFill>
                  <pic:spPr bwMode="auto">
                    <a:xfrm>
                      <a:off x="0" y="0"/>
                      <a:ext cx="4546515" cy="1721781"/>
                    </a:xfrm>
                    <a:prstGeom prst="rect">
                      <a:avLst/>
                    </a:prstGeom>
                    <a:noFill/>
                    <a:ln>
                      <a:noFill/>
                    </a:ln>
                    <a:extLst>
                      <a:ext uri="{53640926-AAD7-44D8-BBD7-CCE9431645EC}">
                        <a14:shadowObscured xmlns:a14="http://schemas.microsoft.com/office/drawing/2010/main"/>
                      </a:ext>
                    </a:extLst>
                  </pic:spPr>
                </pic:pic>
              </a:graphicData>
            </a:graphic>
          </wp:inline>
        </w:drawing>
      </w:r>
    </w:p>
    <w:p w14:paraId="6E770A86" w14:textId="77777777" w:rsidR="00C903E1" w:rsidRPr="007478E3" w:rsidRDefault="00C903E1" w:rsidP="007478E3">
      <w:pPr>
        <w:pStyle w:val="TE-Normal"/>
      </w:pPr>
    </w:p>
    <w:p w14:paraId="23B8015E" w14:textId="68C2DEAF" w:rsidR="00531007" w:rsidRPr="003D643F" w:rsidRDefault="00531007" w:rsidP="007478E3">
      <w:pPr>
        <w:pStyle w:val="TE-Normal"/>
      </w:pPr>
      <w:r>
        <w:t>Todas as disciplinas vinculadas</w:t>
      </w:r>
      <w:r w:rsidR="00222249">
        <w:t xml:space="preserve"> a turma escolhida pelo usuário</w:t>
      </w:r>
      <w:r w:rsidR="00173FC8">
        <w:t>,</w:t>
      </w:r>
      <w:r w:rsidR="00222249">
        <w:t xml:space="preserve"> iram </w:t>
      </w:r>
      <w:r w:rsidR="00222249">
        <w:lastRenderedPageBreak/>
        <w:t>aparecer quando a tela for carregada, conforme Figura 21 abaixo, sendo possível também clicar sobre a opção “Voltar para Turmas”.</w:t>
      </w:r>
    </w:p>
    <w:p w14:paraId="0A72231A" w14:textId="77777777" w:rsidR="00FF7703" w:rsidRPr="00FF7703" w:rsidRDefault="00FF7703" w:rsidP="00FF7703">
      <w:pPr>
        <w:pStyle w:val="TE-Normal"/>
      </w:pPr>
    </w:p>
    <w:p w14:paraId="31C31C10" w14:textId="7199A719" w:rsidR="00AC2D4B" w:rsidRDefault="00AC2D4B" w:rsidP="00AC2D4B">
      <w:pPr>
        <w:pStyle w:val="TE-LegendaFigura"/>
      </w:pPr>
      <w:bookmarkStart w:id="351" w:name="_Toc531976684"/>
      <w:r>
        <w:t>Tela gerenciamento de avaliações respondidas - disciplinas</w:t>
      </w:r>
      <w:bookmarkEnd w:id="351"/>
    </w:p>
    <w:p w14:paraId="5179B50F" w14:textId="12D0D07E" w:rsidR="004864FC" w:rsidRDefault="004864FC" w:rsidP="00C318EC">
      <w:pPr>
        <w:pStyle w:val="TE-Figura"/>
      </w:pPr>
      <w:r w:rsidRPr="004864FC">
        <w:rPr>
          <w:noProof/>
        </w:rPr>
        <w:drawing>
          <wp:inline distT="0" distB="0" distL="0" distR="0" wp14:anchorId="250DA0CD" wp14:editId="02BBEED9">
            <wp:extent cx="5760085" cy="1976613"/>
            <wp:effectExtent l="0" t="0" r="0" b="5080"/>
            <wp:docPr id="32" name="Imagem 32" descr="C:\Users\Jackson\Documents\21-07-2017\telas\07avaliacoes_respondidas_di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son\Documents\21-07-2017\telas\07avaliacoes_respondidas_disc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1976613"/>
                    </a:xfrm>
                    <a:prstGeom prst="rect">
                      <a:avLst/>
                    </a:prstGeom>
                    <a:noFill/>
                    <a:ln>
                      <a:noFill/>
                    </a:ln>
                  </pic:spPr>
                </pic:pic>
              </a:graphicData>
            </a:graphic>
          </wp:inline>
        </w:drawing>
      </w:r>
    </w:p>
    <w:p w14:paraId="790FAB7B" w14:textId="77777777" w:rsidR="001D7785" w:rsidRDefault="001D7785" w:rsidP="007478E3">
      <w:pPr>
        <w:pStyle w:val="TE-Normal"/>
      </w:pPr>
    </w:p>
    <w:p w14:paraId="69328198" w14:textId="5C2025F3" w:rsidR="001D7785" w:rsidRPr="003D643F" w:rsidRDefault="001B7299" w:rsidP="007478E3">
      <w:pPr>
        <w:pStyle w:val="TE-Normal"/>
      </w:pPr>
      <w:r>
        <w:t>Por final irá aparecer todas as avaliações que foram vinculadas a turma e a disciplina, o exemplo da imagem abaixo representada pela Figura 22, mostra uma avaliação de exemplo.</w:t>
      </w:r>
    </w:p>
    <w:p w14:paraId="02658098" w14:textId="77777777" w:rsidR="004864FC" w:rsidRDefault="004864FC" w:rsidP="001C6B69">
      <w:pPr>
        <w:pStyle w:val="TE-Normal"/>
        <w:ind w:firstLine="0"/>
      </w:pPr>
    </w:p>
    <w:p w14:paraId="41A3959E" w14:textId="66999F05" w:rsidR="00C318EC" w:rsidRDefault="00C318EC" w:rsidP="00C318EC">
      <w:pPr>
        <w:pStyle w:val="TE-LegendaFigura"/>
      </w:pPr>
      <w:bookmarkStart w:id="352" w:name="_Toc531976685"/>
      <w:r>
        <w:t>Tela gerenciamento de avaliações respondidas - avaliações</w:t>
      </w:r>
      <w:bookmarkEnd w:id="352"/>
    </w:p>
    <w:p w14:paraId="38EF54AD" w14:textId="47742ACF" w:rsidR="004864FC" w:rsidRDefault="005B6758" w:rsidP="00C318EC">
      <w:pPr>
        <w:pStyle w:val="TE-Figura"/>
      </w:pPr>
      <w:r w:rsidRPr="004864FC">
        <w:rPr>
          <w:noProof/>
        </w:rPr>
        <w:drawing>
          <wp:inline distT="0" distB="0" distL="0" distR="0" wp14:anchorId="70C19B0E" wp14:editId="4E665914">
            <wp:extent cx="5380074" cy="1589676"/>
            <wp:effectExtent l="0" t="0" r="0" b="0"/>
            <wp:docPr id="33" name="Imagem 33" descr="C:\Users\Jackson\Documents\21-07-2017\telas\07avaliacoes_respondidas_disc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son\Documents\21-07-2017\telas\07avaliacoes_respondidas_disci_ava.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8363"/>
                    <a:stretch/>
                  </pic:blipFill>
                  <pic:spPr bwMode="auto">
                    <a:xfrm>
                      <a:off x="0" y="0"/>
                      <a:ext cx="5384454" cy="1590970"/>
                    </a:xfrm>
                    <a:prstGeom prst="rect">
                      <a:avLst/>
                    </a:prstGeom>
                    <a:noFill/>
                    <a:ln>
                      <a:noFill/>
                    </a:ln>
                    <a:extLst>
                      <a:ext uri="{53640926-AAD7-44D8-BBD7-CCE9431645EC}">
                        <a14:shadowObscured xmlns:a14="http://schemas.microsoft.com/office/drawing/2010/main"/>
                      </a:ext>
                    </a:extLst>
                  </pic:spPr>
                </pic:pic>
              </a:graphicData>
            </a:graphic>
          </wp:inline>
        </w:drawing>
      </w:r>
    </w:p>
    <w:p w14:paraId="7BA419AC" w14:textId="14A58D4A" w:rsidR="001C6B69" w:rsidDel="001032B6" w:rsidRDefault="001C6B69" w:rsidP="0045501B">
      <w:pPr>
        <w:pStyle w:val="TE-LegendaFigura"/>
        <w:numPr>
          <w:ilvl w:val="0"/>
          <w:numId w:val="0"/>
        </w:numPr>
        <w:spacing w:line="360" w:lineRule="auto"/>
        <w:jc w:val="left"/>
      </w:pPr>
    </w:p>
    <w:p w14:paraId="64A2990B" w14:textId="489F764C" w:rsidR="008130E4" w:rsidRDefault="00FD578D" w:rsidP="00FD578D">
      <w:pPr>
        <w:pStyle w:val="TE-Normal"/>
      </w:pPr>
      <w:r>
        <w:t xml:space="preserve">Ao selecionar uma avaliação </w:t>
      </w:r>
      <w:r w:rsidR="00FF7703">
        <w:t>para correção</w:t>
      </w:r>
      <w:r w:rsidR="00A43947">
        <w:t>,</w:t>
      </w:r>
      <w:r w:rsidR="00FF7703">
        <w:t xml:space="preserve"> </w:t>
      </w:r>
      <w:r w:rsidR="008130E4">
        <w:t xml:space="preserve">será possível identificar informações de quando foi respondida, </w:t>
      </w:r>
      <w:r w:rsidR="00A43947">
        <w:t>a qual disciplina esta pertence,</w:t>
      </w:r>
      <w:r w:rsidR="008130E4">
        <w:t xml:space="preserve"> nome da avaliação, tipo e valor de cada questão,</w:t>
      </w:r>
      <w:r w:rsidR="00C33DF7">
        <w:t xml:space="preserve"> conforme demonstra a Figura 23,</w:t>
      </w:r>
      <w:r w:rsidR="00A43947">
        <w:t xml:space="preserve"> sendo que </w:t>
      </w:r>
      <w:r w:rsidR="00C33DF7">
        <w:t>o valor das questões</w:t>
      </w:r>
      <w:r w:rsidR="00A43947">
        <w:t xml:space="preserve"> o sistema irá calcular de acordo com a quantidade cadastradas, levando em co</w:t>
      </w:r>
      <w:r w:rsidR="003F269D">
        <w:t>nsideração o peso total com valor 10</w:t>
      </w:r>
      <w:r w:rsidR="00A43947">
        <w:t xml:space="preserve">, o cálculo é feito da seguinte maneira: supondo uma avaliação com 5 questões, este irá sugerir que cada uma valerá 2 pontos, porém há também um campo onde é possível atribuir um valor específico </w:t>
      </w:r>
      <w:r w:rsidR="00A43947">
        <w:lastRenderedPageBreak/>
        <w:t xml:space="preserve">para cada questão, </w:t>
      </w:r>
      <w:r w:rsidR="008130E4">
        <w:t xml:space="preserve"> quando o professor for corrigir, </w:t>
      </w:r>
      <w:r w:rsidR="00A43947">
        <w:t xml:space="preserve">este poderá então marcar a opção </w:t>
      </w:r>
      <w:r w:rsidR="00C33DF7">
        <w:t xml:space="preserve">de </w:t>
      </w:r>
      <w:r w:rsidR="00A43947">
        <w:t xml:space="preserve">Certo, Errado ou </w:t>
      </w:r>
      <w:r w:rsidR="003F269D">
        <w:t>digitar um</w:t>
      </w:r>
      <w:r w:rsidR="00A43947">
        <w:t xml:space="preserve"> valor especifico.</w:t>
      </w:r>
    </w:p>
    <w:p w14:paraId="6F0AB82E" w14:textId="3898201D" w:rsidR="001032B6" w:rsidRPr="00FF7703" w:rsidRDefault="001032B6">
      <w:pPr>
        <w:rPr>
          <w:snapToGrid w:val="0"/>
          <w:sz w:val="26"/>
          <w:szCs w:val="26"/>
        </w:rPr>
      </w:pPr>
    </w:p>
    <w:p w14:paraId="03F980BE" w14:textId="4FD3B4AF" w:rsidR="00FF7703" w:rsidRDefault="00C318EC" w:rsidP="00C318EC">
      <w:pPr>
        <w:pStyle w:val="TE-LegendaFigura"/>
      </w:pPr>
      <w:bookmarkStart w:id="353" w:name="_Toc531976686"/>
      <w:r>
        <w:t>Previa tela de correção de uma avaliação</w:t>
      </w:r>
      <w:bookmarkEnd w:id="353"/>
    </w:p>
    <w:p w14:paraId="5770D474" w14:textId="056E8FA9" w:rsidR="00D62CC1" w:rsidRPr="00D62CC1" w:rsidRDefault="00D62CC1" w:rsidP="00C318EC">
      <w:pPr>
        <w:pStyle w:val="TE-Figura"/>
      </w:pPr>
      <w:commentRangeStart w:id="354"/>
      <w:r w:rsidRPr="00D62CC1">
        <w:rPr>
          <w:noProof/>
        </w:rPr>
        <w:drawing>
          <wp:inline distT="0" distB="0" distL="0" distR="0" wp14:anchorId="67FD3C17" wp14:editId="7BA767B2">
            <wp:extent cx="4761781" cy="3226154"/>
            <wp:effectExtent l="0" t="0" r="1270" b="0"/>
            <wp:docPr id="10" name="Imagem 10" descr="C:\Users\Jackson E\Documents\21-07-2017\telas\screencapture-localhost-sistemaSENAI_back22-02-adm-logado-php-152900514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 E\Documents\21-07-2017\telas\screencapture-localhost-sistemaSENAI_back22-02-adm-logado-php-1529005149666.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27104"/>
                    <a:stretch/>
                  </pic:blipFill>
                  <pic:spPr bwMode="auto">
                    <a:xfrm>
                      <a:off x="0" y="0"/>
                      <a:ext cx="4766053" cy="3229049"/>
                    </a:xfrm>
                    <a:prstGeom prst="rect">
                      <a:avLst/>
                    </a:prstGeom>
                    <a:noFill/>
                    <a:ln>
                      <a:noFill/>
                    </a:ln>
                    <a:extLst>
                      <a:ext uri="{53640926-AAD7-44D8-BBD7-CCE9431645EC}">
                        <a14:shadowObscured xmlns:a14="http://schemas.microsoft.com/office/drawing/2010/main"/>
                      </a:ext>
                    </a:extLst>
                  </pic:spPr>
                </pic:pic>
              </a:graphicData>
            </a:graphic>
          </wp:inline>
        </w:drawing>
      </w:r>
      <w:commentRangeEnd w:id="354"/>
      <w:r w:rsidR="00497A01">
        <w:rPr>
          <w:rStyle w:val="Refdecomentrio"/>
          <w:snapToGrid/>
        </w:rPr>
        <w:commentReference w:id="354"/>
      </w:r>
    </w:p>
    <w:p w14:paraId="3F4EC971" w14:textId="288A28CA" w:rsidR="00C33DF7" w:rsidRDefault="00C33DF7" w:rsidP="0045501B">
      <w:pPr>
        <w:pStyle w:val="TE-Normal"/>
      </w:pPr>
    </w:p>
    <w:p w14:paraId="35E90166" w14:textId="553D1EF7" w:rsidR="00C33DF7" w:rsidRDefault="00C33DF7" w:rsidP="00C33DF7">
      <w:pPr>
        <w:pStyle w:val="TE-Normal"/>
        <w:ind w:firstLine="709"/>
      </w:pPr>
      <w:r>
        <w:t xml:space="preserve">Na Figura 24 é possível identificar que após feita a correção da avaliação a nota será calculada e apresentada automaticamente de acordo com as questões </w:t>
      </w:r>
      <w:r w:rsidR="00C76E6F">
        <w:t>que o aluno acertou</w:t>
      </w:r>
      <w:r>
        <w:t>, podendo ainda ser feito uma edição na correção.</w:t>
      </w:r>
    </w:p>
    <w:p w14:paraId="46E77AF3" w14:textId="77777777" w:rsidR="00C33DF7" w:rsidRPr="00FF7703" w:rsidRDefault="00C33DF7" w:rsidP="00C33DF7">
      <w:pPr>
        <w:pStyle w:val="TE-Normal"/>
        <w:ind w:left="709" w:firstLine="595"/>
        <w:rPr>
          <w:szCs w:val="26"/>
        </w:rPr>
      </w:pPr>
    </w:p>
    <w:p w14:paraId="39648E66" w14:textId="77777777" w:rsidR="00C33DF7" w:rsidRDefault="00C33DF7" w:rsidP="00C33DF7">
      <w:pPr>
        <w:pStyle w:val="TE-LegendaFigura"/>
      </w:pPr>
      <w:bookmarkStart w:id="355" w:name="_Toc531976687"/>
      <w:r>
        <w:t>Tela gerenciamento de avaliações respondidas - alunos</w:t>
      </w:r>
      <w:bookmarkEnd w:id="355"/>
    </w:p>
    <w:p w14:paraId="61B7BBE4" w14:textId="77777777" w:rsidR="00C33DF7" w:rsidRDefault="00C33DF7" w:rsidP="00C33DF7">
      <w:pPr>
        <w:pStyle w:val="TE-Figura"/>
      </w:pPr>
      <w:r w:rsidRPr="004864FC">
        <w:rPr>
          <w:noProof/>
        </w:rPr>
        <w:drawing>
          <wp:inline distT="0" distB="0" distL="0" distR="0" wp14:anchorId="60AFF5B0" wp14:editId="47FDAF1F">
            <wp:extent cx="5339490" cy="1695450"/>
            <wp:effectExtent l="0" t="0" r="0" b="0"/>
            <wp:docPr id="4" name="Imagem 4" descr="C:\Users\Jackson\Documents\21-07-2017\telas\07avaliacoes_respondidas_disci_ava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ckson\Documents\21-07-2017\telas\07avaliacoes_respondidas_disci_ava_aluno.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14585"/>
                    <a:stretch/>
                  </pic:blipFill>
                  <pic:spPr bwMode="auto">
                    <a:xfrm>
                      <a:off x="0" y="0"/>
                      <a:ext cx="5345723" cy="1697429"/>
                    </a:xfrm>
                    <a:prstGeom prst="rect">
                      <a:avLst/>
                    </a:prstGeom>
                    <a:noFill/>
                    <a:ln>
                      <a:noFill/>
                    </a:ln>
                    <a:extLst>
                      <a:ext uri="{53640926-AAD7-44D8-BBD7-CCE9431645EC}">
                        <a14:shadowObscured xmlns:a14="http://schemas.microsoft.com/office/drawing/2010/main"/>
                      </a:ext>
                    </a:extLst>
                  </pic:spPr>
                </pic:pic>
              </a:graphicData>
            </a:graphic>
          </wp:inline>
        </w:drawing>
      </w:r>
    </w:p>
    <w:p w14:paraId="7983484E" w14:textId="77777777" w:rsidR="00C33DF7" w:rsidRDefault="00C33DF7" w:rsidP="007478E3">
      <w:pPr>
        <w:pStyle w:val="TE-Normal"/>
        <w:ind w:firstLine="709"/>
      </w:pPr>
    </w:p>
    <w:p w14:paraId="4C92C6FF" w14:textId="552A60F0" w:rsidR="00C33DF7" w:rsidRDefault="00C33DF7" w:rsidP="007478E3">
      <w:pPr>
        <w:pStyle w:val="TE-Normal"/>
        <w:ind w:firstLine="709"/>
      </w:pPr>
      <w:r>
        <w:t>Após a correção, será possível visualizar a avaliação no formato de arquivo PDF, para que facilite o download caso necessário</w:t>
      </w:r>
      <w:r w:rsidR="00C76E6F">
        <w:t xml:space="preserve"> e um impressão para simples </w:t>
      </w:r>
      <w:r w:rsidR="00C76E6F">
        <w:lastRenderedPageBreak/>
        <w:t>conferência em uma reunião de pais por exemplo</w:t>
      </w:r>
      <w:r>
        <w:t>, basta o usuário clicar sobre o nome do aluno, onde a Figura 25 demonstra uma avaliação sendo apresentada</w:t>
      </w:r>
      <w:r w:rsidR="00C76E6F">
        <w:t xml:space="preserve"> no formato</w:t>
      </w:r>
      <w:r>
        <w:t xml:space="preserve"> PDF.</w:t>
      </w:r>
    </w:p>
    <w:p w14:paraId="5BB2ADAF" w14:textId="77777777" w:rsidR="00C33DF7" w:rsidRDefault="00C33DF7" w:rsidP="007478E3">
      <w:pPr>
        <w:pStyle w:val="TE-Normal"/>
        <w:ind w:firstLine="0"/>
      </w:pPr>
    </w:p>
    <w:p w14:paraId="6F0E1458" w14:textId="34E811FA" w:rsidR="008D1253" w:rsidRPr="00D62CC1" w:rsidRDefault="008D1253" w:rsidP="008D1253">
      <w:pPr>
        <w:pStyle w:val="TE-LegendaFigura"/>
      </w:pPr>
      <w:bookmarkStart w:id="356" w:name="_Toc531976688"/>
      <w:r>
        <w:t>Previa avaliação corrigida em PDF</w:t>
      </w:r>
      <w:bookmarkEnd w:id="356"/>
    </w:p>
    <w:p w14:paraId="068FA9B9" w14:textId="5F578550" w:rsidR="00D62CC1" w:rsidRDefault="008D1253" w:rsidP="004726C8">
      <w:pPr>
        <w:pStyle w:val="Figure"/>
      </w:pPr>
      <w:r w:rsidRPr="008D1253">
        <w:rPr>
          <w:lang w:val="pt-BR"/>
        </w:rPr>
        <w:drawing>
          <wp:inline distT="0" distB="0" distL="0" distR="0" wp14:anchorId="79DE7D3C" wp14:editId="0B30ED59">
            <wp:extent cx="5760085" cy="2595396"/>
            <wp:effectExtent l="0" t="0" r="0" b="0"/>
            <wp:docPr id="39" name="Imagem 39" descr="C:\Users\Jackson\Documents\21-07-2017\telas\pdf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ckson\Documents\21-07-2017\telas\pdf_a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2595396"/>
                    </a:xfrm>
                    <a:prstGeom prst="rect">
                      <a:avLst/>
                    </a:prstGeom>
                    <a:noFill/>
                    <a:ln>
                      <a:noFill/>
                    </a:ln>
                  </pic:spPr>
                </pic:pic>
              </a:graphicData>
            </a:graphic>
          </wp:inline>
        </w:drawing>
      </w:r>
    </w:p>
    <w:p w14:paraId="3C79CE33" w14:textId="77777777" w:rsidR="00C33DF7" w:rsidRDefault="00C33DF7" w:rsidP="004034AC">
      <w:pPr>
        <w:pStyle w:val="TE-Normal"/>
      </w:pPr>
    </w:p>
    <w:p w14:paraId="701DF9D6" w14:textId="47DF3073" w:rsidR="008D1253" w:rsidRPr="009F529D" w:rsidRDefault="008D1253">
      <w:pPr>
        <w:pStyle w:val="TE-Normal"/>
      </w:pPr>
      <w:r>
        <w:t xml:space="preserve">A </w:t>
      </w:r>
      <w:r w:rsidR="000A25D2">
        <w:t>figura</w:t>
      </w:r>
      <w:r>
        <w:t xml:space="preserve"> </w:t>
      </w:r>
      <w:r w:rsidR="00D07259">
        <w:t>26</w:t>
      </w:r>
      <w:r>
        <w:t xml:space="preserve"> demonstra um fragmento de código utilizado pela classe FPDF, utilizada para gerar a avaliação </w:t>
      </w:r>
      <w:r w:rsidR="00D07259">
        <w:t>no formato</w:t>
      </w:r>
      <w:r w:rsidR="00C33DF7">
        <w:t xml:space="preserve"> de arquivo</w:t>
      </w:r>
      <w:r w:rsidR="00D07259">
        <w:t xml:space="preserve"> PDF.</w:t>
      </w:r>
    </w:p>
    <w:p w14:paraId="020154B1" w14:textId="59E7E0E1" w:rsidR="00E12009" w:rsidRDefault="00AC2D4B" w:rsidP="0045501B">
      <w:pPr>
        <w:pStyle w:val="TE-LegendaFigura"/>
      </w:pPr>
      <w:bookmarkStart w:id="357" w:name="_Toc531976689"/>
      <w:r>
        <w:t>Fragmento de código classe FPDF</w:t>
      </w:r>
      <w:bookmarkEnd w:id="357"/>
    </w:p>
    <w:p w14:paraId="2B9F38DD" w14:textId="708E9D25" w:rsidR="002327C8" w:rsidRDefault="008D1253" w:rsidP="00AC2D4B">
      <w:pPr>
        <w:pStyle w:val="TE-Figura"/>
      </w:pPr>
      <w:r w:rsidRPr="008D1253">
        <w:rPr>
          <w:noProof/>
        </w:rPr>
        <w:drawing>
          <wp:inline distT="0" distB="0" distL="0" distR="0" wp14:anchorId="6A3D2F9E" wp14:editId="65572C04">
            <wp:extent cx="5760085" cy="2591310"/>
            <wp:effectExtent l="0" t="0" r="0" b="0"/>
            <wp:docPr id="40" name="Imagem 40" descr="C:\Users\Jackson\Documents\21-07-2017\telas\f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ckson\Documents\21-07-2017\telas\fpdf.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591310"/>
                    </a:xfrm>
                    <a:prstGeom prst="rect">
                      <a:avLst/>
                    </a:prstGeom>
                    <a:noFill/>
                    <a:ln>
                      <a:noFill/>
                    </a:ln>
                  </pic:spPr>
                </pic:pic>
              </a:graphicData>
            </a:graphic>
          </wp:inline>
        </w:drawing>
      </w:r>
    </w:p>
    <w:p w14:paraId="633A6963" w14:textId="77777777" w:rsidR="00AB7337" w:rsidRPr="003D643F" w:rsidRDefault="00AB7337" w:rsidP="007478E3">
      <w:pPr>
        <w:pStyle w:val="TE-Normal"/>
      </w:pPr>
    </w:p>
    <w:p w14:paraId="1633639A" w14:textId="2E9A37BC" w:rsidR="002327C8" w:rsidRDefault="002327C8"/>
    <w:p w14:paraId="6D590661" w14:textId="61AAA780" w:rsidR="006378C7" w:rsidRDefault="006378C7" w:rsidP="006378C7">
      <w:pPr>
        <w:pStyle w:val="TE-Normal"/>
      </w:pPr>
      <w:r>
        <w:t xml:space="preserve">A </w:t>
      </w:r>
      <w:r w:rsidR="00D07259">
        <w:t xml:space="preserve">Figura 27 </w:t>
      </w:r>
      <w:r w:rsidR="0067063D">
        <w:t xml:space="preserve">representa o layout da tela verificação de </w:t>
      </w:r>
      <w:r w:rsidR="00AB7337">
        <w:t>“</w:t>
      </w:r>
      <w:r w:rsidR="0067063D">
        <w:t>login</w:t>
      </w:r>
      <w:r w:rsidR="00AB7337">
        <w:t>”</w:t>
      </w:r>
      <w:r w:rsidR="0067063D">
        <w:t xml:space="preserve">, esta página </w:t>
      </w:r>
      <w:r>
        <w:t>irá se abrir em uma nova guia do navegado</w:t>
      </w:r>
      <w:r w:rsidR="0067063D">
        <w:t xml:space="preserve">r quando selecionada no menu lateral do </w:t>
      </w:r>
      <w:r w:rsidR="0067063D">
        <w:lastRenderedPageBreak/>
        <w:t>sistema, isto porque a mesma irá ser atualizada</w:t>
      </w:r>
      <w:r>
        <w:t xml:space="preserve"> automaticamente a cada</w:t>
      </w:r>
      <w:r w:rsidR="0067063D">
        <w:t xml:space="preserve"> 10 segundos, </w:t>
      </w:r>
      <w:r w:rsidR="00AB7337">
        <w:t>filtrando</w:t>
      </w:r>
      <w:r w:rsidR="0067063D">
        <w:t xml:space="preserve"> por alunos que tenham tomado ações indevidas sobre o sistema no momento que estiverem respondendo uma avaliação, esta verificação irá auxiliar o professor a identificar o momento exato em que o aluno teve tal atitude, pois a página irá emitir um sinal</w:t>
      </w:r>
      <w:r w:rsidR="00704866">
        <w:t xml:space="preserve"> sonoro, tal funcionalidade estará disponível sem nenhuma diferenciação para acesso nos perfis de regente e professor.</w:t>
      </w:r>
    </w:p>
    <w:p w14:paraId="754C92AD" w14:textId="77777777" w:rsidR="0067063D" w:rsidRDefault="0067063D" w:rsidP="0067063D">
      <w:pPr>
        <w:pStyle w:val="TE-Normal"/>
        <w:ind w:firstLine="0"/>
      </w:pPr>
    </w:p>
    <w:p w14:paraId="70F64EED" w14:textId="002CEC9A" w:rsidR="003D28F5" w:rsidRDefault="003D28F5" w:rsidP="003D28F5">
      <w:pPr>
        <w:pStyle w:val="TE-LegendaFigura"/>
        <w:rPr>
          <w:noProof/>
        </w:rPr>
      </w:pPr>
      <w:bookmarkStart w:id="358" w:name="_Toc531976690"/>
      <w:r>
        <w:rPr>
          <w:noProof/>
        </w:rPr>
        <w:t>Verificação de alunos bloqueados</w:t>
      </w:r>
      <w:bookmarkEnd w:id="358"/>
    </w:p>
    <w:p w14:paraId="2B32A0B6" w14:textId="77777777" w:rsidR="005018C1" w:rsidRDefault="005018C1" w:rsidP="007478E3">
      <w:pPr>
        <w:pStyle w:val="TE-LegendaFigura"/>
        <w:numPr>
          <w:ilvl w:val="0"/>
          <w:numId w:val="0"/>
        </w:numPr>
        <w:ind w:left="1304" w:hanging="1304"/>
        <w:jc w:val="left"/>
      </w:pPr>
      <w:bookmarkStart w:id="359" w:name="_Toc531970177"/>
      <w:bookmarkStart w:id="360" w:name="_Toc531975873"/>
      <w:bookmarkStart w:id="361" w:name="_Toc531975947"/>
      <w:bookmarkStart w:id="362" w:name="_Toc531976022"/>
      <w:bookmarkEnd w:id="359"/>
      <w:bookmarkEnd w:id="360"/>
      <w:bookmarkEnd w:id="361"/>
      <w:bookmarkEnd w:id="362"/>
    </w:p>
    <w:p w14:paraId="15A3E140" w14:textId="77777777" w:rsidR="0067063D" w:rsidRDefault="002327C8" w:rsidP="004726C8">
      <w:pPr>
        <w:pStyle w:val="Figure"/>
      </w:pPr>
      <w:r w:rsidRPr="002327C8">
        <w:rPr>
          <w:lang w:val="pt-BR"/>
        </w:rPr>
        <w:drawing>
          <wp:inline distT="0" distB="0" distL="0" distR="0" wp14:anchorId="7E37C9A4" wp14:editId="2395217E">
            <wp:extent cx="5156990" cy="956945"/>
            <wp:effectExtent l="0" t="0" r="5715" b="0"/>
            <wp:docPr id="57" name="Imagem 57" descr="C:\Users\Jackson\Documents\21-07-2017\telas\08verificar_login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ckson\Documents\21-07-2017\telas\08verificar_login_aluno.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3513" b="15918"/>
                    <a:stretch/>
                  </pic:blipFill>
                  <pic:spPr bwMode="auto">
                    <a:xfrm>
                      <a:off x="0" y="0"/>
                      <a:ext cx="5162891" cy="958040"/>
                    </a:xfrm>
                    <a:prstGeom prst="rect">
                      <a:avLst/>
                    </a:prstGeom>
                    <a:noFill/>
                    <a:ln>
                      <a:noFill/>
                    </a:ln>
                    <a:extLst>
                      <a:ext uri="{53640926-AAD7-44D8-BBD7-CCE9431645EC}">
                        <a14:shadowObscured xmlns:a14="http://schemas.microsoft.com/office/drawing/2010/main"/>
                      </a:ext>
                    </a:extLst>
                  </pic:spPr>
                </pic:pic>
              </a:graphicData>
            </a:graphic>
          </wp:inline>
        </w:drawing>
      </w:r>
    </w:p>
    <w:p w14:paraId="0CE47DE5" w14:textId="77777777" w:rsidR="0067063D" w:rsidRDefault="0067063D" w:rsidP="00757DB3">
      <w:pPr>
        <w:pStyle w:val="TE-Normal"/>
      </w:pPr>
    </w:p>
    <w:p w14:paraId="1C4994B9" w14:textId="21680DD8" w:rsidR="005018C1" w:rsidRDefault="00757DB3" w:rsidP="00757DB3">
      <w:pPr>
        <w:pStyle w:val="TE-Normal"/>
      </w:pPr>
      <w:r>
        <w:t xml:space="preserve">Parte do código demonstrado na </w:t>
      </w:r>
      <w:r w:rsidR="00874377">
        <w:t>F</w:t>
      </w:r>
      <w:r>
        <w:t xml:space="preserve">igura </w:t>
      </w:r>
      <w:r w:rsidR="00874377">
        <w:t>28</w:t>
      </w:r>
      <w:r>
        <w:t xml:space="preserve">, foi implementado na linguagem </w:t>
      </w:r>
      <w:proofErr w:type="spellStart"/>
      <w:r>
        <w:t>JavaS</w:t>
      </w:r>
      <w:r w:rsidRPr="00757DB3">
        <w:t>cript</w:t>
      </w:r>
      <w:proofErr w:type="spellEnd"/>
      <w:r>
        <w:t>, onde apresenta uma função de atualização da página a cada 10000 milissegundos que equivalem a 10 segundos, seguido da reprodução de um áudio a cada nova atualização</w:t>
      </w:r>
      <w:r w:rsidR="005018C1">
        <w:t>, caso encontre um aluno com os dados de acesso bloqueado.</w:t>
      </w:r>
    </w:p>
    <w:p w14:paraId="67D8FF19" w14:textId="2FE7ED1D" w:rsidR="00757DB3" w:rsidRPr="00757DB3" w:rsidRDefault="00757DB3" w:rsidP="007478E3">
      <w:pPr>
        <w:pStyle w:val="TE-Normal"/>
        <w:ind w:firstLine="0"/>
      </w:pPr>
    </w:p>
    <w:p w14:paraId="3981119E" w14:textId="1F2EDC5F" w:rsidR="005018C1" w:rsidRPr="005018C1" w:rsidRDefault="00757DB3">
      <w:pPr>
        <w:pStyle w:val="TE-LegendaFigura"/>
      </w:pPr>
      <w:bookmarkStart w:id="363" w:name="_Toc531976691"/>
      <w:r>
        <w:t>Código atualização página de alunos bloqueados</w:t>
      </w:r>
      <w:bookmarkEnd w:id="363"/>
    </w:p>
    <w:p w14:paraId="1756F483" w14:textId="06C5385A" w:rsidR="00E92D10" w:rsidRPr="00E92D10" w:rsidRDefault="0067063D" w:rsidP="00E204F4">
      <w:pPr>
        <w:pStyle w:val="Figure"/>
      </w:pPr>
      <w:r w:rsidRPr="0067063D">
        <w:rPr>
          <w:lang w:val="pt-BR"/>
        </w:rPr>
        <w:drawing>
          <wp:inline distT="0" distB="0" distL="0" distR="0" wp14:anchorId="4EBB4B91" wp14:editId="5FC23BE8">
            <wp:extent cx="3648075" cy="2395736"/>
            <wp:effectExtent l="0" t="0" r="0" b="5080"/>
            <wp:docPr id="58" name="Imagem 58" descr="C:\Users\Jackson\Documents\21-07-2017\telas\regente\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ckson\Documents\21-07-2017\telas\regente\bloquead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4964" cy="2400260"/>
                    </a:xfrm>
                    <a:prstGeom prst="rect">
                      <a:avLst/>
                    </a:prstGeom>
                    <a:noFill/>
                    <a:ln>
                      <a:noFill/>
                    </a:ln>
                  </pic:spPr>
                </pic:pic>
              </a:graphicData>
            </a:graphic>
          </wp:inline>
        </w:drawing>
      </w:r>
    </w:p>
    <w:p w14:paraId="570F8B64" w14:textId="77777777" w:rsidR="00E204F4" w:rsidRDefault="00E204F4" w:rsidP="00E204F4">
      <w:pPr>
        <w:pStyle w:val="TE-Normal"/>
        <w:ind w:firstLine="0"/>
        <w:rPr>
          <w:snapToGrid/>
          <w:sz w:val="20"/>
        </w:rPr>
      </w:pPr>
    </w:p>
    <w:p w14:paraId="465565CF" w14:textId="59A61EDD" w:rsidR="00757DB3" w:rsidRPr="00E204F4" w:rsidRDefault="008E17EA" w:rsidP="00E204F4">
      <w:pPr>
        <w:pStyle w:val="TE-Normal"/>
      </w:pPr>
      <w:r>
        <w:t>A</w:t>
      </w:r>
      <w:r w:rsidR="00757DB3" w:rsidRPr="00E204F4">
        <w:t xml:space="preserve"> </w:t>
      </w:r>
      <w:r w:rsidR="00874377">
        <w:t>Figura 29</w:t>
      </w:r>
      <w:r w:rsidR="00757DB3" w:rsidRPr="00E204F4">
        <w:t xml:space="preserve"> apresenta um comando SQL </w:t>
      </w:r>
      <w:r w:rsidR="00E92D10" w:rsidRPr="00E204F4">
        <w:t>que</w:t>
      </w:r>
      <w:r w:rsidR="00757DB3" w:rsidRPr="00E204F4">
        <w:t xml:space="preserve"> </w:t>
      </w:r>
      <w:r w:rsidR="00E92D10" w:rsidRPr="00E204F4">
        <w:t>busca</w:t>
      </w:r>
      <w:r w:rsidR="00757DB3" w:rsidRPr="00E204F4">
        <w:t xml:space="preserve"> todos os registros da tabela alunos com a condição de que o campo bloqueio </w:t>
      </w:r>
      <w:r w:rsidR="00E92D10" w:rsidRPr="00E204F4">
        <w:t>deve estar</w:t>
      </w:r>
      <w:r w:rsidR="00757DB3" w:rsidRPr="00E204F4">
        <w:t xml:space="preserve"> com o valor 1, </w:t>
      </w:r>
      <w:r w:rsidR="00E92D10" w:rsidRPr="00E204F4">
        <w:t xml:space="preserve">caso </w:t>
      </w:r>
      <w:r w:rsidR="00E92D10" w:rsidRPr="00E204F4">
        <w:lastRenderedPageBreak/>
        <w:t xml:space="preserve">a condição seja satisfeita, a página irá apresentar na tela os nomes dos respectivos alunos e chamar a função play do </w:t>
      </w:r>
      <w:proofErr w:type="spellStart"/>
      <w:r w:rsidR="00E92D10" w:rsidRPr="00E204F4">
        <w:t>JavaScript</w:t>
      </w:r>
      <w:proofErr w:type="spellEnd"/>
      <w:r w:rsidR="00E92D10" w:rsidRPr="00E204F4">
        <w:t xml:space="preserve"> para executar o disparo do sinal sonoro.</w:t>
      </w:r>
    </w:p>
    <w:p w14:paraId="16D90F97" w14:textId="77777777" w:rsidR="00E92D10" w:rsidRDefault="00E92D10" w:rsidP="00E92D10">
      <w:pPr>
        <w:pStyle w:val="TE-Normal"/>
      </w:pPr>
    </w:p>
    <w:p w14:paraId="40AB2E31" w14:textId="63F58626" w:rsidR="00AA1EDA" w:rsidRDefault="00AA1EDA" w:rsidP="00AA1EDA">
      <w:pPr>
        <w:pStyle w:val="TE-LegendaFigura"/>
      </w:pPr>
      <w:bookmarkStart w:id="364" w:name="_Toc531976692"/>
      <w:r>
        <w:t>Código verificação de alunos bloqueados</w:t>
      </w:r>
      <w:bookmarkEnd w:id="364"/>
    </w:p>
    <w:p w14:paraId="552F99B4" w14:textId="77777777" w:rsidR="00757DB3" w:rsidRDefault="00757DB3" w:rsidP="007478E3">
      <w:pPr>
        <w:pStyle w:val="TE-LegendaFigura"/>
        <w:numPr>
          <w:ilvl w:val="0"/>
          <w:numId w:val="0"/>
        </w:numPr>
        <w:ind w:left="1304" w:hanging="1304"/>
        <w:jc w:val="left"/>
      </w:pPr>
    </w:p>
    <w:p w14:paraId="1FDDC8CD" w14:textId="77777777" w:rsidR="00E92D10" w:rsidRDefault="00757DB3" w:rsidP="004726C8">
      <w:pPr>
        <w:pStyle w:val="Figure"/>
      </w:pPr>
      <w:r w:rsidRPr="00757DB3">
        <w:rPr>
          <w:lang w:val="pt-BR"/>
        </w:rPr>
        <w:drawing>
          <wp:inline distT="0" distB="0" distL="0" distR="0" wp14:anchorId="1C697377" wp14:editId="2A13DDB0">
            <wp:extent cx="5334000" cy="2847608"/>
            <wp:effectExtent l="0" t="0" r="0" b="0"/>
            <wp:docPr id="59" name="Imagem 59" descr="C:\Users\Jackson\Documents\21-07-2017\telas\regente\select_al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ckson\Documents\21-07-2017\telas\regente\select_aluno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8713" cy="2850124"/>
                    </a:xfrm>
                    <a:prstGeom prst="rect">
                      <a:avLst/>
                    </a:prstGeom>
                    <a:noFill/>
                    <a:ln>
                      <a:noFill/>
                    </a:ln>
                  </pic:spPr>
                </pic:pic>
              </a:graphicData>
            </a:graphic>
          </wp:inline>
        </w:drawing>
      </w:r>
      <w:r w:rsidRPr="00757DB3" w:rsidDel="001032B6">
        <w:t xml:space="preserve"> </w:t>
      </w:r>
    </w:p>
    <w:p w14:paraId="6369C4B0" w14:textId="46B55309" w:rsidR="009841B5" w:rsidRDefault="009841B5" w:rsidP="002327C8">
      <w:pPr>
        <w:pStyle w:val="TE-LegendaFigura"/>
        <w:numPr>
          <w:ilvl w:val="0"/>
          <w:numId w:val="0"/>
        </w:numPr>
        <w:ind w:left="1304" w:hanging="1304"/>
        <w:jc w:val="left"/>
      </w:pPr>
    </w:p>
    <w:p w14:paraId="6973462D" w14:textId="7BCC1FC1" w:rsidR="002C334B" w:rsidRDefault="002C334B" w:rsidP="002C334B">
      <w:pPr>
        <w:pStyle w:val="T4-TituloQuaternario"/>
      </w:pPr>
      <w:r>
        <w:t>Nível regente</w:t>
      </w:r>
    </w:p>
    <w:p w14:paraId="102FF068" w14:textId="36571084" w:rsidR="000A25D2" w:rsidRDefault="002C334B" w:rsidP="007478E3">
      <w:pPr>
        <w:pStyle w:val="TE-Normal"/>
      </w:pPr>
      <w:r>
        <w:t xml:space="preserve">O acesso com nível </w:t>
      </w:r>
      <w:r w:rsidR="00F66A2E">
        <w:t>do tipo</w:t>
      </w:r>
      <w:r>
        <w:t xml:space="preserve"> regente tem um</w:t>
      </w:r>
      <w:r w:rsidRPr="002C334B">
        <w:t xml:space="preserve"> gerenciamento </w:t>
      </w:r>
      <w:r>
        <w:t xml:space="preserve">reduzido </w:t>
      </w:r>
      <w:r w:rsidRPr="002C334B">
        <w:t xml:space="preserve">das informações </w:t>
      </w:r>
      <w:r>
        <w:t xml:space="preserve">e dados </w:t>
      </w:r>
      <w:r w:rsidRPr="002C334B">
        <w:t>sobre o sistema</w:t>
      </w:r>
      <w:r>
        <w:t xml:space="preserve"> se comparado com o nível coordenador</w:t>
      </w:r>
      <w:r w:rsidRPr="002C334B">
        <w:t>,</w:t>
      </w:r>
      <w:r w:rsidR="00F66A2E">
        <w:t xml:space="preserve"> os usuários com este nível terão</w:t>
      </w:r>
      <w:r>
        <w:t xml:space="preserve"> como </w:t>
      </w:r>
      <w:r w:rsidR="00F66A2E">
        <w:t>responsabilidade</w:t>
      </w:r>
      <w:r w:rsidR="00977C9D">
        <w:t xml:space="preserve"> principal</w:t>
      </w:r>
      <w:r>
        <w:t xml:space="preserve"> o cadastro de novos alunos</w:t>
      </w:r>
      <w:r w:rsidR="00F66A2E">
        <w:t xml:space="preserve"> sobre a turma o qual foi designado para tal tarefa, </w:t>
      </w:r>
      <w:r w:rsidR="00F37E09">
        <w:t>n</w:t>
      </w:r>
      <w:r w:rsidR="00F66A2E">
        <w:t>este</w:t>
      </w:r>
      <w:r>
        <w:t xml:space="preserve"> </w:t>
      </w:r>
      <w:r w:rsidRPr="002C334B">
        <w:t>tópico será apresentado todas as telas iniciais que se fazem disponíveis neste nível de acesso, bem como as principais funcionalidades.</w:t>
      </w:r>
    </w:p>
    <w:p w14:paraId="56896AE9" w14:textId="5D4B15C8" w:rsidR="00F23E7F" w:rsidRDefault="000A25D2" w:rsidP="007478E3">
      <w:pPr>
        <w:pStyle w:val="TE-Normal"/>
        <w:ind w:firstLine="0"/>
      </w:pPr>
      <w:r>
        <w:t xml:space="preserve">A </w:t>
      </w:r>
      <w:r w:rsidR="008E17EA">
        <w:t>F</w:t>
      </w:r>
      <w:r>
        <w:t>igura</w:t>
      </w:r>
      <w:r w:rsidR="008E17EA">
        <w:t xml:space="preserve"> 30</w:t>
      </w:r>
      <w:r>
        <w:t xml:space="preserve"> abaixo mostra a tela </w:t>
      </w:r>
      <w:r w:rsidR="00F23E7F">
        <w:t>do primeiro item que</w:t>
      </w:r>
      <w:r w:rsidR="00EE4240">
        <w:t xml:space="preserve"> faz parte do menu de navegação do sistema, listando </w:t>
      </w:r>
      <w:r>
        <w:t xml:space="preserve">as turmas </w:t>
      </w:r>
      <w:r w:rsidR="00F23E7F">
        <w:t xml:space="preserve">que </w:t>
      </w:r>
      <w:r>
        <w:t xml:space="preserve">o regente foi </w:t>
      </w:r>
      <w:r w:rsidR="00BB53C4">
        <w:t>encarregado por um coordenador</w:t>
      </w:r>
      <w:r>
        <w:t xml:space="preserve"> para </w:t>
      </w:r>
      <w:r w:rsidR="00BB53C4">
        <w:t>cadastrar os alunos que iram pertencer a tais</w:t>
      </w:r>
      <w:r w:rsidR="008E17EA">
        <w:t>, ao clicar no ícone representado por um sinal de + (mais), o professor irá se deparar com um formulário para cadastro de novo aluno.</w:t>
      </w:r>
    </w:p>
    <w:p w14:paraId="73CB7C4B" w14:textId="2EA7BCCD" w:rsidR="000A25D2" w:rsidRPr="0045501B" w:rsidRDefault="000A25D2" w:rsidP="007478E3">
      <w:pPr>
        <w:pStyle w:val="TE-Normal"/>
        <w:ind w:firstLine="0"/>
      </w:pPr>
    </w:p>
    <w:p w14:paraId="6A4B40AA" w14:textId="50B6DEB0" w:rsidR="00F66A2E" w:rsidRDefault="000A25D2" w:rsidP="000A25D2">
      <w:pPr>
        <w:pStyle w:val="TE-LegendaFigura"/>
      </w:pPr>
      <w:bookmarkStart w:id="365" w:name="_Toc531976693"/>
      <w:r>
        <w:t>Cadastro de novos alunos</w:t>
      </w:r>
      <w:bookmarkEnd w:id="365"/>
    </w:p>
    <w:p w14:paraId="17343756" w14:textId="733104E8" w:rsidR="002C334B" w:rsidRDefault="00A776B9" w:rsidP="004726C8">
      <w:pPr>
        <w:pStyle w:val="Figure"/>
      </w:pPr>
      <w:r w:rsidRPr="00A776B9">
        <w:rPr>
          <w:lang w:val="pt-BR"/>
        </w:rPr>
        <w:lastRenderedPageBreak/>
        <w:drawing>
          <wp:inline distT="0" distB="0" distL="0" distR="0" wp14:anchorId="0EC62B6F" wp14:editId="623249BE">
            <wp:extent cx="4962525" cy="1439240"/>
            <wp:effectExtent l="0" t="0" r="0" b="8890"/>
            <wp:docPr id="49" name="Imagem 49" descr="C:\Users\Jackson\Documents\21-07-2017\telas\regente\02cadastrar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ckson\Documents\21-07-2017\telas\regente\02cadastrar alun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78107" cy="1443759"/>
                    </a:xfrm>
                    <a:prstGeom prst="rect">
                      <a:avLst/>
                    </a:prstGeom>
                    <a:noFill/>
                    <a:ln>
                      <a:noFill/>
                    </a:ln>
                  </pic:spPr>
                </pic:pic>
              </a:graphicData>
            </a:graphic>
          </wp:inline>
        </w:drawing>
      </w:r>
    </w:p>
    <w:p w14:paraId="510C35F3" w14:textId="77777777" w:rsidR="00A776B9" w:rsidRDefault="00A776B9" w:rsidP="00A776B9">
      <w:pPr>
        <w:pStyle w:val="TE-Normal"/>
      </w:pPr>
    </w:p>
    <w:p w14:paraId="117C93FC" w14:textId="68C90734" w:rsidR="00A776B9" w:rsidRDefault="008E17EA" w:rsidP="00E204F4">
      <w:pPr>
        <w:pStyle w:val="TE-Normal"/>
      </w:pPr>
      <w:r>
        <w:t xml:space="preserve">A imagem abaixo ilustrada pela Figura 31, apresenta </w:t>
      </w:r>
      <w:r w:rsidR="00EE4240">
        <w:t>as turmas que faz parte de sua regência, para que este possa fazer as edições quando julgar necessário.</w:t>
      </w:r>
    </w:p>
    <w:p w14:paraId="6AE9143C" w14:textId="77777777" w:rsidR="00E204F4" w:rsidRPr="00A776B9" w:rsidRDefault="00E204F4" w:rsidP="00E204F4">
      <w:pPr>
        <w:pStyle w:val="TE-Normal"/>
      </w:pPr>
    </w:p>
    <w:p w14:paraId="7AC91AD7" w14:textId="0E1A2470" w:rsidR="00777449" w:rsidRPr="00777449" w:rsidRDefault="00A776B9" w:rsidP="00777449">
      <w:pPr>
        <w:pStyle w:val="TE-LegendaFigura"/>
      </w:pPr>
      <w:bookmarkStart w:id="366" w:name="_Ref529657080"/>
      <w:bookmarkStart w:id="367" w:name="_Toc531976694"/>
      <w:r>
        <w:t>Gerenciamento de alunos por turma</w:t>
      </w:r>
      <w:bookmarkEnd w:id="366"/>
      <w:bookmarkEnd w:id="367"/>
    </w:p>
    <w:p w14:paraId="1AFF0A19" w14:textId="5B3CA65A" w:rsidR="006A4562" w:rsidRDefault="000A25D2" w:rsidP="004726C8">
      <w:pPr>
        <w:pStyle w:val="Figure"/>
      </w:pPr>
      <w:r w:rsidRPr="000A25D2">
        <w:rPr>
          <w:lang w:val="pt-BR"/>
        </w:rPr>
        <w:drawing>
          <wp:inline distT="0" distB="0" distL="0" distR="0" wp14:anchorId="3BA6A659" wp14:editId="2BC9EB09">
            <wp:extent cx="4819650" cy="1429479"/>
            <wp:effectExtent l="0" t="0" r="0" b="0"/>
            <wp:docPr id="48" name="Imagem 48" descr="C:\Users\Jackson\Documents\21-07-2017\telas\regente\turmas_re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ckson\Documents\21-07-2017\telas\regente\turmas_regencia.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13973"/>
                    <a:stretch/>
                  </pic:blipFill>
                  <pic:spPr bwMode="auto">
                    <a:xfrm>
                      <a:off x="0" y="0"/>
                      <a:ext cx="4827972" cy="1431947"/>
                    </a:xfrm>
                    <a:prstGeom prst="rect">
                      <a:avLst/>
                    </a:prstGeom>
                    <a:noFill/>
                    <a:ln>
                      <a:noFill/>
                    </a:ln>
                    <a:extLst>
                      <a:ext uri="{53640926-AAD7-44D8-BBD7-CCE9431645EC}">
                        <a14:shadowObscured xmlns:a14="http://schemas.microsoft.com/office/drawing/2010/main"/>
                      </a:ext>
                    </a:extLst>
                  </pic:spPr>
                </pic:pic>
              </a:graphicData>
            </a:graphic>
          </wp:inline>
        </w:drawing>
      </w:r>
    </w:p>
    <w:p w14:paraId="73DAC366" w14:textId="77777777" w:rsidR="00EE4240" w:rsidRDefault="00EE4240" w:rsidP="004726C8">
      <w:pPr>
        <w:pStyle w:val="Figure"/>
      </w:pPr>
    </w:p>
    <w:p w14:paraId="0701225F" w14:textId="03264B28" w:rsidR="00A3230C" w:rsidRDefault="00EE4240" w:rsidP="007478E3">
      <w:pPr>
        <w:pStyle w:val="TE-Normal"/>
      </w:pPr>
      <w:r>
        <w:tab/>
        <w:t xml:space="preserve">A tela do sistema ilustrada pela Figura 32 mostra os alunos de uma respectiva turma, sendo que o professor </w:t>
      </w:r>
      <w:r w:rsidR="009E4369">
        <w:t xml:space="preserve">poderá </w:t>
      </w:r>
      <w:r w:rsidR="0032218F">
        <w:t>a qualquer momento que julgar necess</w:t>
      </w:r>
      <w:r w:rsidR="009E4369">
        <w:t>ário</w:t>
      </w:r>
      <w:r>
        <w:t xml:space="preserve"> habilitar e desabilitar o acesso ao sistema de um determinado aluno bem como editar e excluir seus dados de acesso.</w:t>
      </w:r>
    </w:p>
    <w:p w14:paraId="40C69E64" w14:textId="77777777" w:rsidR="00E92D10" w:rsidRPr="00E92D10" w:rsidRDefault="00E92D10" w:rsidP="007478E3">
      <w:pPr>
        <w:pStyle w:val="TE-Normal"/>
      </w:pPr>
    </w:p>
    <w:p w14:paraId="5E889B0E" w14:textId="404E682B" w:rsidR="002A0552" w:rsidRDefault="002A0552" w:rsidP="002A0552">
      <w:pPr>
        <w:pStyle w:val="TE-LegendaFigura"/>
      </w:pPr>
      <w:bookmarkStart w:id="368" w:name="_Toc531976695"/>
      <w:r>
        <w:t>Gerenciamento de alunos por turma</w:t>
      </w:r>
      <w:bookmarkEnd w:id="368"/>
    </w:p>
    <w:p w14:paraId="0B257DA5" w14:textId="6C3D79AE" w:rsidR="00E204F4" w:rsidRDefault="002A0552">
      <w:pPr>
        <w:pStyle w:val="Figure"/>
      </w:pPr>
      <w:r w:rsidRPr="002A0552">
        <w:rPr>
          <w:lang w:val="pt-BR"/>
        </w:rPr>
        <w:drawing>
          <wp:inline distT="0" distB="0" distL="0" distR="0" wp14:anchorId="3ABC8287" wp14:editId="629EF3F0">
            <wp:extent cx="4229100" cy="1913372"/>
            <wp:effectExtent l="0" t="0" r="0" b="0"/>
            <wp:docPr id="51" name="Imagem 51" descr="C:\Users\Jackson\Documents\21-07-2017\telas\regente\turmas_reg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ckson\Documents\21-07-2017\telas\regente\turmas_regencia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39107" cy="1917899"/>
                    </a:xfrm>
                    <a:prstGeom prst="rect">
                      <a:avLst/>
                    </a:prstGeom>
                    <a:noFill/>
                    <a:ln>
                      <a:noFill/>
                    </a:ln>
                  </pic:spPr>
                </pic:pic>
              </a:graphicData>
            </a:graphic>
          </wp:inline>
        </w:drawing>
      </w:r>
    </w:p>
    <w:p w14:paraId="26340ECE" w14:textId="3422C377" w:rsidR="006C0586" w:rsidRDefault="00977C9D" w:rsidP="00977C9D">
      <w:pPr>
        <w:pStyle w:val="TE-Normal"/>
      </w:pPr>
      <w:r>
        <w:t xml:space="preserve">Diferente do nível de coordenador, o regente só poderá gerenciar as avaliações que ele cadastrou, </w:t>
      </w:r>
      <w:r w:rsidR="00EE4240">
        <w:t xml:space="preserve">a </w:t>
      </w:r>
      <w:r w:rsidR="00EE4240">
        <w:fldChar w:fldCharType="begin"/>
      </w:r>
      <w:r w:rsidR="00EE4240">
        <w:instrText xml:space="preserve"> REF _Ref529659114 \r \h </w:instrText>
      </w:r>
      <w:r w:rsidR="00EE4240">
        <w:fldChar w:fldCharType="separate"/>
      </w:r>
      <w:r w:rsidR="007478E3">
        <w:t xml:space="preserve">FIGURA 33 - </w:t>
      </w:r>
      <w:r w:rsidR="00EE4240">
        <w:fldChar w:fldCharType="end"/>
      </w:r>
      <w:r>
        <w:t xml:space="preserve">abaixo apresenta o layout da tela de </w:t>
      </w:r>
      <w:r w:rsidR="00EE4240">
        <w:lastRenderedPageBreak/>
        <w:t xml:space="preserve">listagem de </w:t>
      </w:r>
      <w:r>
        <w:t>avaliações</w:t>
      </w:r>
      <w:r w:rsidR="00EE4240">
        <w:t>, o exemplo demonstra apena</w:t>
      </w:r>
      <w:r w:rsidR="00A3230C">
        <w:t>s</w:t>
      </w:r>
      <w:r w:rsidR="00EE4240">
        <w:t xml:space="preserve"> uma avaliação cadastrada para a turma escolhida, </w:t>
      </w:r>
      <w:proofErr w:type="spellStart"/>
      <w:r w:rsidR="00E844B2">
        <w:t>porem</w:t>
      </w:r>
      <w:proofErr w:type="spellEnd"/>
      <w:r w:rsidR="00E844B2">
        <w:t xml:space="preserve"> é</w:t>
      </w:r>
      <w:r w:rsidR="00EE4240">
        <w:t xml:space="preserve"> possível cadastrar </w:t>
      </w:r>
      <w:r w:rsidR="00A3230C">
        <w:t>mais avaliações</w:t>
      </w:r>
      <w:r w:rsidR="00EE4240">
        <w:t>, habilitar/desabilitar</w:t>
      </w:r>
      <w:r w:rsidR="00E844B2">
        <w:t>, editar e excluir.</w:t>
      </w:r>
    </w:p>
    <w:p w14:paraId="6BDF503B" w14:textId="77777777" w:rsidR="00977C9D" w:rsidRPr="00977C9D" w:rsidRDefault="00977C9D" w:rsidP="00977C9D">
      <w:pPr>
        <w:pStyle w:val="TE-Normal"/>
      </w:pPr>
    </w:p>
    <w:p w14:paraId="31DCC672" w14:textId="44578B5E" w:rsidR="00977C9D" w:rsidRDefault="00977C9D" w:rsidP="00977C9D">
      <w:pPr>
        <w:pStyle w:val="TE-LegendaFigura"/>
      </w:pPr>
      <w:bookmarkStart w:id="369" w:name="_Ref529659114"/>
      <w:bookmarkStart w:id="370" w:name="_Toc531976696"/>
      <w:r>
        <w:t>Gerenciamento de avaliações</w:t>
      </w:r>
      <w:bookmarkEnd w:id="369"/>
      <w:bookmarkEnd w:id="370"/>
    </w:p>
    <w:p w14:paraId="0D2F95C6" w14:textId="50DA58ED" w:rsidR="009E4369" w:rsidRDefault="00977C9D" w:rsidP="007478E3">
      <w:pPr>
        <w:pStyle w:val="Figure"/>
        <w:jc w:val="left"/>
      </w:pPr>
      <w:commentRangeStart w:id="371"/>
      <w:r w:rsidRPr="00977C9D">
        <w:rPr>
          <w:lang w:val="pt-BR"/>
        </w:rPr>
        <w:drawing>
          <wp:inline distT="0" distB="0" distL="0" distR="0" wp14:anchorId="47D1B948" wp14:editId="026D3026">
            <wp:extent cx="5760085" cy="1759924"/>
            <wp:effectExtent l="0" t="0" r="0" b="0"/>
            <wp:docPr id="52" name="Imagem 52" descr="C:\Users\Jackson\Documents\21-07-2017\telas\regente\Captu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kson\Documents\21-07-2017\telas\regente\Capturar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1759924"/>
                    </a:xfrm>
                    <a:prstGeom prst="rect">
                      <a:avLst/>
                    </a:prstGeom>
                    <a:noFill/>
                    <a:ln>
                      <a:noFill/>
                    </a:ln>
                  </pic:spPr>
                </pic:pic>
              </a:graphicData>
            </a:graphic>
          </wp:inline>
        </w:drawing>
      </w:r>
      <w:bookmarkStart w:id="372" w:name="_Ref529659122"/>
    </w:p>
    <w:p w14:paraId="69868CCF" w14:textId="77777777" w:rsidR="009E4369" w:rsidRDefault="009E4369" w:rsidP="007478E3">
      <w:pPr>
        <w:pStyle w:val="TE-Normal"/>
      </w:pPr>
    </w:p>
    <w:p w14:paraId="339FA1BD" w14:textId="070CB373" w:rsidR="009E4369" w:rsidRDefault="009E4369" w:rsidP="007478E3">
      <w:pPr>
        <w:pStyle w:val="TE-Normal"/>
      </w:pPr>
      <w:r>
        <w:t>Ao selecionar o item Avaliações Respondidas no sistema, o professor irá se deparar com as turmas cadastradas, os demais procedimentos para a correção da avaliação são idênticos aos já apresentados anteriormente, que são representados</w:t>
      </w:r>
      <w:r w:rsidR="00A3230C">
        <w:t xml:space="preserve"> pelas Figuras 21 à 25.</w:t>
      </w:r>
    </w:p>
    <w:p w14:paraId="643FC614" w14:textId="0E0CA289" w:rsidR="00E92D10" w:rsidRDefault="009E4369" w:rsidP="007478E3">
      <w:pPr>
        <w:pStyle w:val="TE-Normal"/>
      </w:pPr>
      <w:r>
        <w:tab/>
      </w:r>
    </w:p>
    <w:p w14:paraId="17DD88C8" w14:textId="62C3C2DF" w:rsidR="006A4562" w:rsidRPr="00977C9D" w:rsidRDefault="006A4562" w:rsidP="00E92D10">
      <w:pPr>
        <w:pStyle w:val="TE-LegendaFigura"/>
      </w:pPr>
      <w:bookmarkStart w:id="373" w:name="_Toc531976697"/>
      <w:r>
        <w:t>Gerenciamento de avaliações respondidas</w:t>
      </w:r>
      <w:bookmarkEnd w:id="372"/>
      <w:bookmarkEnd w:id="373"/>
    </w:p>
    <w:p w14:paraId="49DF1459" w14:textId="6E647B5E" w:rsidR="00E92D10" w:rsidRDefault="00977C9D" w:rsidP="004726C8">
      <w:pPr>
        <w:pStyle w:val="Figure"/>
      </w:pPr>
      <w:r w:rsidRPr="00977C9D">
        <w:rPr>
          <w:lang w:val="pt-BR"/>
        </w:rPr>
        <w:drawing>
          <wp:inline distT="0" distB="0" distL="0" distR="0" wp14:anchorId="5E63CBBB" wp14:editId="7764C2C3">
            <wp:extent cx="5400675" cy="2126804"/>
            <wp:effectExtent l="0" t="0" r="0" b="6985"/>
            <wp:docPr id="53" name="Imagem 53" descr="C:\Users\Jackson\Documents\21-07-2017\telas\regente\Captur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ckson\Documents\21-07-2017\telas\regente\Capturar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2736" cy="2127615"/>
                    </a:xfrm>
                    <a:prstGeom prst="rect">
                      <a:avLst/>
                    </a:prstGeom>
                    <a:noFill/>
                    <a:ln>
                      <a:noFill/>
                    </a:ln>
                  </pic:spPr>
                </pic:pic>
              </a:graphicData>
            </a:graphic>
          </wp:inline>
        </w:drawing>
      </w:r>
      <w:commentRangeEnd w:id="371"/>
      <w:r w:rsidR="00497A01">
        <w:rPr>
          <w:rStyle w:val="Refdecomentrio"/>
          <w:rFonts w:ascii="Times New Roman" w:hAnsi="Times New Roman"/>
          <w:noProof w:val="0"/>
          <w:lang w:val="pt-BR"/>
        </w:rPr>
        <w:commentReference w:id="371"/>
      </w:r>
    </w:p>
    <w:p w14:paraId="049A6654" w14:textId="257654C1" w:rsidR="00977C9D" w:rsidRDefault="00041FB0" w:rsidP="00041FB0">
      <w:pPr>
        <w:pStyle w:val="T4-TituloQuaternario"/>
      </w:pPr>
      <w:r>
        <w:t>Nível professor</w:t>
      </w:r>
    </w:p>
    <w:p w14:paraId="479E3007" w14:textId="554C8817" w:rsidR="0045501B" w:rsidRDefault="00FF1D82" w:rsidP="007478E3">
      <w:pPr>
        <w:pStyle w:val="TE-Normal"/>
      </w:pPr>
      <w:r>
        <w:t>Pr</w:t>
      </w:r>
      <w:r w:rsidR="00704866">
        <w:t>ofessor</w:t>
      </w:r>
      <w:r>
        <w:t xml:space="preserve"> tem</w:t>
      </w:r>
      <w:r w:rsidR="00041FB0" w:rsidRPr="00041FB0">
        <w:t xml:space="preserve"> um gerenciamento reduzido das informações e dados sobre o </w:t>
      </w:r>
      <w:r>
        <w:t>sistema se comparado com os níveis de</w:t>
      </w:r>
      <w:r w:rsidR="00041FB0" w:rsidRPr="00041FB0">
        <w:t xml:space="preserve"> coordenador</w:t>
      </w:r>
      <w:r w:rsidR="00041FB0">
        <w:t xml:space="preserve"> e regente</w:t>
      </w:r>
      <w:r>
        <w:t xml:space="preserve">, pois somente </w:t>
      </w:r>
      <w:r w:rsidR="00704866">
        <w:t>ir</w:t>
      </w:r>
      <w:r w:rsidR="009E4369">
        <w:t xml:space="preserve">á </w:t>
      </w:r>
      <w:r w:rsidR="00704866">
        <w:t>gerenciar: bloqueio de alunos,</w:t>
      </w:r>
      <w:r w:rsidR="00A3230C">
        <w:t xml:space="preserve"> cadastrar e gerenciar avaliações.</w:t>
      </w:r>
    </w:p>
    <w:p w14:paraId="76D15CCD" w14:textId="77777777" w:rsidR="00041FB0" w:rsidRDefault="00041FB0" w:rsidP="00FF1D82">
      <w:pPr>
        <w:pStyle w:val="TE-Normal"/>
        <w:ind w:firstLine="0"/>
      </w:pPr>
    </w:p>
    <w:p w14:paraId="2ABAA0E1" w14:textId="71740D98" w:rsidR="00FF1D82" w:rsidRDefault="00FF1D82" w:rsidP="00FF1D82">
      <w:pPr>
        <w:pStyle w:val="TE-LegendaFigura"/>
      </w:pPr>
      <w:bookmarkStart w:id="374" w:name="_Toc531976698"/>
      <w:r>
        <w:t>Acesso nível professor</w:t>
      </w:r>
      <w:bookmarkEnd w:id="374"/>
    </w:p>
    <w:p w14:paraId="2F5AD0B5" w14:textId="1BE2773D" w:rsidR="00FF1D82" w:rsidRPr="00041FB0" w:rsidRDefault="00FF1D82" w:rsidP="004726C8">
      <w:pPr>
        <w:pStyle w:val="Figure"/>
      </w:pPr>
      <w:r w:rsidRPr="00FF1D82">
        <w:rPr>
          <w:lang w:val="pt-BR"/>
        </w:rPr>
        <w:drawing>
          <wp:inline distT="0" distB="0" distL="0" distR="0" wp14:anchorId="5048AAC7" wp14:editId="27C514BF">
            <wp:extent cx="5758271" cy="1162050"/>
            <wp:effectExtent l="0" t="0" r="0" b="0"/>
            <wp:docPr id="3" name="Imagem 3" descr="C:\Users\Jackson\Documents\21-07-2017\telas\professor\01lo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telas\professor\01logad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2371" cy="1164896"/>
                    </a:xfrm>
                    <a:prstGeom prst="rect">
                      <a:avLst/>
                    </a:prstGeom>
                    <a:noFill/>
                    <a:ln>
                      <a:noFill/>
                    </a:ln>
                  </pic:spPr>
                </pic:pic>
              </a:graphicData>
            </a:graphic>
          </wp:inline>
        </w:drawing>
      </w:r>
    </w:p>
    <w:p w14:paraId="5F162DB5" w14:textId="4ECAD7D9" w:rsidR="00FF1D82" w:rsidRDefault="00FF1D82" w:rsidP="00FF1D82">
      <w:pPr>
        <w:pStyle w:val="T4-TituloQuaternario"/>
      </w:pPr>
      <w:r>
        <w:t>Nível aluno</w:t>
      </w:r>
    </w:p>
    <w:p w14:paraId="12C42BE7" w14:textId="30C67B69" w:rsidR="00FF1D82" w:rsidRDefault="00FF1D82" w:rsidP="00BB53C4">
      <w:pPr>
        <w:pStyle w:val="TE-Normal"/>
      </w:pPr>
      <w:r>
        <w:t xml:space="preserve">Cada aluno receberá seus dados de acesso ao sistema, </w:t>
      </w:r>
      <w:r w:rsidR="00BB53C4">
        <w:t>sendo</w:t>
      </w:r>
      <w:r>
        <w:t xml:space="preserve"> que ficara sob responsabilidade de um coordenador ou regente de turma</w:t>
      </w:r>
      <w:r w:rsidR="00BB53C4">
        <w:t xml:space="preserve"> fazer a entrega destes dados após cadastrados</w:t>
      </w:r>
      <w:r>
        <w:t xml:space="preserve">. Ao acessar, </w:t>
      </w:r>
      <w:r w:rsidR="00BB53C4">
        <w:t>o aluno</w:t>
      </w:r>
      <w:r>
        <w:t xml:space="preserve"> se depara com duas opções, são elas: avaliações</w:t>
      </w:r>
      <w:r w:rsidRPr="00FF1D82">
        <w:t xml:space="preserve"> </w:t>
      </w:r>
      <w:r>
        <w:t>disponíveis e avaliações corrigidas</w:t>
      </w:r>
      <w:r w:rsidR="00BB53C4">
        <w:t>,</w:t>
      </w:r>
      <w:r>
        <w:t xml:space="preserve"> esta seção irá </w:t>
      </w:r>
      <w:r w:rsidR="00BB53C4">
        <w:t>apresentar</w:t>
      </w:r>
      <w:r>
        <w:t xml:space="preserve"> as principais telas</w:t>
      </w:r>
      <w:r w:rsidR="00BB53C4">
        <w:t xml:space="preserve"> e fragmentos de códigos que estão disponíveis aos níveis de acesso do tipo aluno.</w:t>
      </w:r>
    </w:p>
    <w:p w14:paraId="799BFF56" w14:textId="740DBBE9" w:rsidR="00BB53C4" w:rsidRDefault="00BB53C4" w:rsidP="00BB53C4">
      <w:pPr>
        <w:pStyle w:val="TE-Normal"/>
      </w:pPr>
      <w:r>
        <w:t xml:space="preserve">A </w:t>
      </w:r>
      <w:r w:rsidR="00874377">
        <w:t>F</w:t>
      </w:r>
      <w:r>
        <w:t>igura</w:t>
      </w:r>
      <w:r w:rsidR="00874377">
        <w:t xml:space="preserve"> 36</w:t>
      </w:r>
      <w:r>
        <w:t xml:space="preserve"> abaixo, mostra a tela de avaliações disponíveis, onde o aluno dever</w:t>
      </w:r>
      <w:r w:rsidR="00B143ED">
        <w:t>á selecionar uma disciplina.</w:t>
      </w:r>
    </w:p>
    <w:p w14:paraId="649F9B63" w14:textId="77777777" w:rsidR="00E204F4" w:rsidRDefault="00E204F4" w:rsidP="00BB53C4">
      <w:pPr>
        <w:pStyle w:val="TE-Normal"/>
      </w:pPr>
    </w:p>
    <w:p w14:paraId="6544B764" w14:textId="102F10AA" w:rsidR="00B143ED" w:rsidRDefault="00B143ED" w:rsidP="00B143ED">
      <w:pPr>
        <w:pStyle w:val="TE-LegendaFigura"/>
      </w:pPr>
      <w:bookmarkStart w:id="375" w:name="_Toc531976699"/>
      <w:r>
        <w:t>Avaliações disponíveis</w:t>
      </w:r>
      <w:bookmarkEnd w:id="375"/>
    </w:p>
    <w:p w14:paraId="55D45B99" w14:textId="79D8C021" w:rsidR="00FF1D82" w:rsidRDefault="00B143ED" w:rsidP="004726C8">
      <w:pPr>
        <w:pStyle w:val="Figure"/>
      </w:pPr>
      <w:r w:rsidRPr="00B143ED">
        <w:rPr>
          <w:lang w:val="pt-BR"/>
        </w:rPr>
        <w:drawing>
          <wp:inline distT="0" distB="0" distL="0" distR="0" wp14:anchorId="5DFD5592" wp14:editId="7FFC2ACE">
            <wp:extent cx="5760085" cy="1835245"/>
            <wp:effectExtent l="0" t="0" r="0" b="0"/>
            <wp:docPr id="5" name="Imagem 5" descr="C:\Users\Jackson\Documents\21-07-2017\telas\aluno\01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01ava_disp_dis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1835245"/>
                    </a:xfrm>
                    <a:prstGeom prst="rect">
                      <a:avLst/>
                    </a:prstGeom>
                    <a:noFill/>
                    <a:ln>
                      <a:noFill/>
                    </a:ln>
                  </pic:spPr>
                </pic:pic>
              </a:graphicData>
            </a:graphic>
          </wp:inline>
        </w:drawing>
      </w:r>
      <w:r w:rsidR="00FF1D82">
        <w:t xml:space="preserve"> </w:t>
      </w:r>
    </w:p>
    <w:p w14:paraId="789EF391" w14:textId="75E75129" w:rsidR="00B143ED" w:rsidRPr="00B143ED" w:rsidRDefault="00B143ED" w:rsidP="00B143ED">
      <w:pPr>
        <w:pStyle w:val="TE-Normal"/>
        <w:ind w:firstLine="0"/>
      </w:pPr>
    </w:p>
    <w:p w14:paraId="2E4D9B03" w14:textId="2ECDBADD" w:rsidR="00977C9D" w:rsidRPr="0045501B" w:rsidRDefault="00874377" w:rsidP="007478E3">
      <w:pPr>
        <w:pStyle w:val="TE-Normal"/>
      </w:pPr>
      <w:r>
        <w:t>Conforme demonstrado pela Figura 37, a</w:t>
      </w:r>
      <w:r w:rsidR="00977C9D">
        <w:t>pós selecionar uma disciplina especifica, o aluno</w:t>
      </w:r>
      <w:r w:rsidR="00B143ED">
        <w:t xml:space="preserve"> irá se deparar com</w:t>
      </w:r>
      <w:r w:rsidR="00977C9D">
        <w:t xml:space="preserve"> a avaliação para ser respondida, lembrando que o professor tem total autoridade em habilitar e desabilitar </w:t>
      </w:r>
      <w:r w:rsidR="008D520A">
        <w:t>a avaliação,</w:t>
      </w:r>
      <w:r w:rsidR="00977C9D">
        <w:t xml:space="preserve"> para que assim o aluno não tenha acesso após ter respondido, ou antes mesmo </w:t>
      </w:r>
      <w:r w:rsidR="00B143ED">
        <w:t xml:space="preserve">de </w:t>
      </w:r>
      <w:r w:rsidR="00977C9D">
        <w:t>conduzir a turma para o laboratório de informática e iniciar os procedimentos de aplicação da prova</w:t>
      </w:r>
      <w:r>
        <w:t>.</w:t>
      </w:r>
    </w:p>
    <w:p w14:paraId="1543AC75" w14:textId="02B8C067" w:rsidR="001032B6" w:rsidRDefault="001032B6">
      <w:pPr>
        <w:rPr>
          <w:snapToGrid w:val="0"/>
          <w:sz w:val="22"/>
        </w:rPr>
      </w:pPr>
    </w:p>
    <w:p w14:paraId="6DA85F29" w14:textId="59B00E26" w:rsidR="001032B6" w:rsidRPr="009B037D" w:rsidRDefault="001032B6" w:rsidP="0045501B">
      <w:pPr>
        <w:pStyle w:val="TE-LegendaFigura"/>
      </w:pPr>
      <w:bookmarkStart w:id="376" w:name="_Ref529657095"/>
      <w:bookmarkStart w:id="377" w:name="_Toc531976700"/>
      <w:r w:rsidRPr="009B037D">
        <w:lastRenderedPageBreak/>
        <w:t>Nível aluno – avaliações disponíveis, seleção de avaliação</w:t>
      </w:r>
      <w:bookmarkEnd w:id="376"/>
      <w:bookmarkEnd w:id="377"/>
    </w:p>
    <w:p w14:paraId="6C959FE5" w14:textId="69A48FC0" w:rsidR="00CD0103" w:rsidRPr="00CD0103" w:rsidRDefault="00B143ED" w:rsidP="004726C8">
      <w:pPr>
        <w:pStyle w:val="Figure"/>
      </w:pPr>
      <w:r w:rsidRPr="00B143ED">
        <w:rPr>
          <w:lang w:val="pt-BR"/>
        </w:rPr>
        <w:drawing>
          <wp:inline distT="0" distB="0" distL="0" distR="0" wp14:anchorId="6E76365A" wp14:editId="23D32417">
            <wp:extent cx="5760085" cy="2508356"/>
            <wp:effectExtent l="0" t="0" r="0" b="6350"/>
            <wp:docPr id="6" name="Imagem 6" descr="C:\Users\Jackson\Documents\21-07-2017\telas\aluno\02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aluno\02ava_disp_dis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2508356"/>
                    </a:xfrm>
                    <a:prstGeom prst="rect">
                      <a:avLst/>
                    </a:prstGeom>
                    <a:noFill/>
                    <a:ln>
                      <a:noFill/>
                    </a:ln>
                  </pic:spPr>
                </pic:pic>
              </a:graphicData>
            </a:graphic>
          </wp:inline>
        </w:drawing>
      </w:r>
    </w:p>
    <w:p w14:paraId="68A5E455" w14:textId="77777777" w:rsidR="001032B6" w:rsidRDefault="001032B6" w:rsidP="004034AC">
      <w:pPr>
        <w:pStyle w:val="TE-Normal"/>
      </w:pPr>
    </w:p>
    <w:p w14:paraId="2FD1C318" w14:textId="328820AA" w:rsidR="005E6F84" w:rsidRDefault="005E6F84" w:rsidP="004034AC">
      <w:pPr>
        <w:pStyle w:val="TE-Normal"/>
      </w:pPr>
      <w:r>
        <w:t>O próximo passo</w:t>
      </w:r>
      <w:r w:rsidR="00782D33">
        <w:t>,</w:t>
      </w:r>
      <w:r>
        <w:t xml:space="preserve"> </w:t>
      </w:r>
      <w:r w:rsidR="00782D33">
        <w:t>logo</w:t>
      </w:r>
      <w:r>
        <w:t xml:space="preserve"> que o aluno seleciona a avaliação para responder, </w:t>
      </w:r>
      <w:r w:rsidR="00901355">
        <w:t>será confirmar o início</w:t>
      </w:r>
      <w:r w:rsidR="00256065">
        <w:t xml:space="preserve"> da mesma</w:t>
      </w:r>
      <w:r w:rsidR="00901355">
        <w:t xml:space="preserve">, para isso irá </w:t>
      </w:r>
      <w:r>
        <w:t>aparec</w:t>
      </w:r>
      <w:r w:rsidR="00901355">
        <w:t>er uma mensagem</w:t>
      </w:r>
      <w:r>
        <w:t xml:space="preserve"> informando</w:t>
      </w:r>
      <w:r w:rsidR="00256065">
        <w:t xml:space="preserve"> que é necessário pressionar </w:t>
      </w:r>
      <w:r>
        <w:t>a tecla</w:t>
      </w:r>
      <w:r w:rsidR="00256065">
        <w:t xml:space="preserve"> F11</w:t>
      </w:r>
      <w:r w:rsidR="00874377">
        <w:t xml:space="preserve"> como mostra a Figura 38,</w:t>
      </w:r>
      <w:r w:rsidR="00256065">
        <w:t xml:space="preserve"> o navegador irá ficar</w:t>
      </w:r>
      <w:r>
        <w:t xml:space="preserve"> no modo tela cheia, restringindo assim</w:t>
      </w:r>
      <w:r w:rsidR="008D520A">
        <w:t xml:space="preserve"> o discente</w:t>
      </w:r>
      <w:r>
        <w:t xml:space="preserve"> de qualquer outra operação que nã</w:t>
      </w:r>
      <w:r w:rsidR="00F5662E">
        <w:t xml:space="preserve">o seja a de </w:t>
      </w:r>
      <w:r w:rsidR="008D520A">
        <w:t>responder a sua avaliação.</w:t>
      </w:r>
    </w:p>
    <w:p w14:paraId="186B122E" w14:textId="77777777" w:rsidR="001032B6" w:rsidRDefault="001032B6" w:rsidP="00E204F4">
      <w:pPr>
        <w:pStyle w:val="TE-Normal"/>
        <w:ind w:firstLine="0"/>
      </w:pPr>
    </w:p>
    <w:p w14:paraId="3F357B81" w14:textId="6D969780" w:rsidR="001032B6" w:rsidRPr="009B037D" w:rsidRDefault="00D07C5F" w:rsidP="0045501B">
      <w:pPr>
        <w:pStyle w:val="TE-LegendaFigura"/>
      </w:pPr>
      <w:bookmarkStart w:id="378" w:name="_Toc531976701"/>
      <w:r>
        <w:t>Confirmação início de avaliação</w:t>
      </w:r>
      <w:bookmarkEnd w:id="378"/>
    </w:p>
    <w:p w14:paraId="287464E1" w14:textId="2F5A6C81" w:rsidR="005F3438" w:rsidRDefault="00B143ED" w:rsidP="004726C8">
      <w:pPr>
        <w:pStyle w:val="Figure"/>
      </w:pPr>
      <w:r w:rsidRPr="00B143ED">
        <w:rPr>
          <w:lang w:val="pt-BR"/>
        </w:rPr>
        <w:drawing>
          <wp:inline distT="0" distB="0" distL="0" distR="0" wp14:anchorId="2E38F24C" wp14:editId="09E5690A">
            <wp:extent cx="4986670" cy="1136752"/>
            <wp:effectExtent l="0" t="0" r="4445" b="6350"/>
            <wp:docPr id="7" name="Imagem 7" descr="C:\Users\Jackson\Documents\21-07-2017\telas\aluno\03inici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03iniciar_Av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97462" cy="1139212"/>
                    </a:xfrm>
                    <a:prstGeom prst="rect">
                      <a:avLst/>
                    </a:prstGeom>
                    <a:noFill/>
                    <a:ln>
                      <a:noFill/>
                    </a:ln>
                  </pic:spPr>
                </pic:pic>
              </a:graphicData>
            </a:graphic>
          </wp:inline>
        </w:drawing>
      </w:r>
    </w:p>
    <w:p w14:paraId="3AF81A3C" w14:textId="77777777" w:rsidR="005F3438" w:rsidRDefault="005F3438" w:rsidP="005F3438">
      <w:pPr>
        <w:pStyle w:val="TE-Normal"/>
        <w:ind w:firstLine="0"/>
      </w:pPr>
    </w:p>
    <w:p w14:paraId="240BB5CE" w14:textId="7CCD1BF1" w:rsidR="008D520A" w:rsidRDefault="00836B38" w:rsidP="007478E3">
      <w:pPr>
        <w:pStyle w:val="TE-Normal"/>
      </w:pPr>
      <w:r>
        <w:t xml:space="preserve">O código fonte da </w:t>
      </w:r>
      <w:r w:rsidR="00874377">
        <w:t xml:space="preserve">Figura 39 </w:t>
      </w:r>
      <w:r>
        <w:t>abaixo</w:t>
      </w:r>
      <w:r w:rsidR="005F3438" w:rsidRPr="005F3438">
        <w:t xml:space="preserve"> verifica </w:t>
      </w:r>
      <w:r>
        <w:t xml:space="preserve">o momento exato em que o aluno pressiona a tecla f11, fazendo com que o navegador fique no modo tela cheia, o evento em </w:t>
      </w:r>
      <w:proofErr w:type="spellStart"/>
      <w:r>
        <w:t>JavaScript</w:t>
      </w:r>
      <w:proofErr w:type="spellEnd"/>
      <w:r>
        <w:t xml:space="preserve"> identifica a ação </w:t>
      </w:r>
      <w:r w:rsidR="005F3438" w:rsidRPr="005F3438">
        <w:t xml:space="preserve">e direciona o </w:t>
      </w:r>
      <w:r w:rsidR="008D520A">
        <w:t>usuário</w:t>
      </w:r>
      <w:r w:rsidR="008D520A" w:rsidRPr="005F3438">
        <w:t xml:space="preserve"> </w:t>
      </w:r>
      <w:r w:rsidR="005F3438" w:rsidRPr="005F3438">
        <w:t xml:space="preserve">para a </w:t>
      </w:r>
      <w:r>
        <w:t xml:space="preserve">página que está definida na função </w:t>
      </w:r>
      <w:proofErr w:type="spellStart"/>
      <w:r w:rsidRPr="00836B38">
        <w:rPr>
          <w:i/>
        </w:rPr>
        <w:t>location</w:t>
      </w:r>
      <w:proofErr w:type="spellEnd"/>
      <w:r>
        <w:t>.</w:t>
      </w:r>
    </w:p>
    <w:p w14:paraId="2F63B369" w14:textId="77777777" w:rsidR="005F3438" w:rsidRDefault="005F3438" w:rsidP="007478E3"/>
    <w:p w14:paraId="4E5A21FB" w14:textId="7157DFF7" w:rsidR="005F3438" w:rsidRPr="005F3438" w:rsidRDefault="005F3438" w:rsidP="005F3438">
      <w:pPr>
        <w:pStyle w:val="TE-LegendaFigura"/>
      </w:pPr>
      <w:bookmarkStart w:id="379" w:name="_Toc531976702"/>
      <w:r>
        <w:t>Código fonte verificação de tecla pressionada</w:t>
      </w:r>
      <w:bookmarkEnd w:id="379"/>
    </w:p>
    <w:p w14:paraId="78C6F200" w14:textId="55ED39DD" w:rsidR="00A4156D" w:rsidRPr="00A4156D" w:rsidRDefault="00B55071" w:rsidP="004726C8">
      <w:pPr>
        <w:pStyle w:val="Figure"/>
      </w:pPr>
      <w:r w:rsidRPr="00B55071">
        <w:rPr>
          <w:lang w:val="pt-BR"/>
        </w:rPr>
        <w:lastRenderedPageBreak/>
        <w:drawing>
          <wp:inline distT="0" distB="0" distL="0" distR="0" wp14:anchorId="600E152B" wp14:editId="34A69D61">
            <wp:extent cx="3636335" cy="1749753"/>
            <wp:effectExtent l="0" t="0" r="2540" b="3175"/>
            <wp:docPr id="16" name="Imagem 16" descr="C:\Users\Jackson\Documents\21-07-2017\telas\aluno\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f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1176" cy="1756894"/>
                    </a:xfrm>
                    <a:prstGeom prst="rect">
                      <a:avLst/>
                    </a:prstGeom>
                    <a:noFill/>
                    <a:ln>
                      <a:noFill/>
                    </a:ln>
                  </pic:spPr>
                </pic:pic>
              </a:graphicData>
            </a:graphic>
          </wp:inline>
        </w:drawing>
      </w:r>
    </w:p>
    <w:p w14:paraId="38F91A01" w14:textId="07FC1FAE" w:rsidR="000F24BB" w:rsidDel="001032B6" w:rsidRDefault="000F24BB" w:rsidP="0045501B">
      <w:pPr>
        <w:pStyle w:val="TE-LegendaFigura"/>
        <w:numPr>
          <w:ilvl w:val="0"/>
          <w:numId w:val="0"/>
        </w:numPr>
        <w:spacing w:line="360" w:lineRule="auto"/>
        <w:jc w:val="left"/>
      </w:pPr>
    </w:p>
    <w:p w14:paraId="307DBEC9" w14:textId="5A80AE52" w:rsidR="00C903E1" w:rsidRDefault="005C0CBE" w:rsidP="00777449">
      <w:pPr>
        <w:pStyle w:val="TE-Normal"/>
      </w:pPr>
      <w:r>
        <w:t xml:space="preserve">Ao início e durante o procedimento </w:t>
      </w:r>
      <w:r w:rsidR="0038332F">
        <w:t>em que o aluno estará</w:t>
      </w:r>
      <w:r>
        <w:t xml:space="preserve"> respondendo a avaliação, ele visualizara uma mensagem de atenção, notificando que algumas teclas não poderão </w:t>
      </w:r>
      <w:r w:rsidR="0038332F">
        <w:t>ser pressionadas</w:t>
      </w:r>
      <w:r w:rsidR="00874377">
        <w:t>, de acordo como mostra o exemplo da Figura 40.</w:t>
      </w:r>
    </w:p>
    <w:p w14:paraId="0E49D66E" w14:textId="77777777" w:rsidR="00777449" w:rsidRDefault="00777449">
      <w:pPr>
        <w:pStyle w:val="TE-Normal"/>
      </w:pPr>
    </w:p>
    <w:p w14:paraId="00F024BC" w14:textId="39883BB1" w:rsidR="00777449" w:rsidRPr="00777449" w:rsidRDefault="00CA3899" w:rsidP="00777449">
      <w:pPr>
        <w:pStyle w:val="TE-LegendaFigura"/>
      </w:pPr>
      <w:bookmarkStart w:id="380" w:name="_Toc531976703"/>
      <w:r>
        <w:t>Tela com avaliação já iniciada</w:t>
      </w:r>
      <w:bookmarkEnd w:id="380"/>
    </w:p>
    <w:p w14:paraId="6BD7E8F1" w14:textId="3A66C420" w:rsidR="00444AE5" w:rsidRDefault="00CA3899" w:rsidP="00777449">
      <w:pPr>
        <w:pStyle w:val="Figure"/>
      </w:pPr>
      <w:r w:rsidRPr="00CA3899">
        <w:rPr>
          <w:lang w:val="pt-BR"/>
        </w:rPr>
        <w:drawing>
          <wp:inline distT="0" distB="0" distL="0" distR="0" wp14:anchorId="31381095" wp14:editId="6D385899">
            <wp:extent cx="2753833" cy="1843715"/>
            <wp:effectExtent l="0" t="0" r="8890" b="4445"/>
            <wp:docPr id="8" name="Imagem 8" descr="C:\Users\Jackson\Documents\21-07-2017\telas\aluno\04ava_inici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04ava_iniciada.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039" b="6408"/>
                    <a:stretch/>
                  </pic:blipFill>
                  <pic:spPr bwMode="auto">
                    <a:xfrm>
                      <a:off x="0" y="0"/>
                      <a:ext cx="2759656" cy="1847614"/>
                    </a:xfrm>
                    <a:prstGeom prst="rect">
                      <a:avLst/>
                    </a:prstGeom>
                    <a:noFill/>
                    <a:ln>
                      <a:noFill/>
                    </a:ln>
                    <a:extLst>
                      <a:ext uri="{53640926-AAD7-44D8-BBD7-CCE9431645EC}">
                        <a14:shadowObscured xmlns:a14="http://schemas.microsoft.com/office/drawing/2010/main"/>
                      </a:ext>
                    </a:extLst>
                  </pic:spPr>
                </pic:pic>
              </a:graphicData>
            </a:graphic>
          </wp:inline>
        </w:drawing>
      </w:r>
    </w:p>
    <w:p w14:paraId="7935EB61" w14:textId="77777777" w:rsidR="00AF5592" w:rsidRDefault="00AF5592" w:rsidP="007478E3">
      <w:pPr>
        <w:pStyle w:val="Figure"/>
        <w:jc w:val="left"/>
      </w:pPr>
    </w:p>
    <w:p w14:paraId="30224598" w14:textId="15AC6146" w:rsidR="0038332F" w:rsidRDefault="004F7178" w:rsidP="0038332F">
      <w:pPr>
        <w:pStyle w:val="TE-Normal"/>
      </w:pPr>
      <w:r>
        <w:t>Figura</w:t>
      </w:r>
      <w:r w:rsidR="00874377">
        <w:t xml:space="preserve"> 41</w:t>
      </w:r>
      <w:r>
        <w:t xml:space="preserve"> abaixo </w:t>
      </w:r>
      <w:r w:rsidR="00874377">
        <w:t xml:space="preserve">demostra </w:t>
      </w:r>
      <w:r>
        <w:t>o alerta de m</w:t>
      </w:r>
      <w:r w:rsidR="0038332F" w:rsidRPr="0038332F">
        <w:t xml:space="preserve">ensagem </w:t>
      </w:r>
      <w:r w:rsidR="00836B38">
        <w:t xml:space="preserve">de </w:t>
      </w:r>
      <w:r w:rsidR="0038332F">
        <w:t>tecla indevida pressionada</w:t>
      </w:r>
      <w:r w:rsidR="0038332F" w:rsidRPr="0038332F">
        <w:t xml:space="preserve">, </w:t>
      </w:r>
      <w:r w:rsidR="0038332F">
        <w:t>neste caso o aluno será redirecionado a tela de autenticação do sistema.</w:t>
      </w:r>
    </w:p>
    <w:p w14:paraId="29836B6F" w14:textId="77777777" w:rsidR="0038332F" w:rsidRPr="0038332F" w:rsidRDefault="0038332F" w:rsidP="0038332F">
      <w:pPr>
        <w:pStyle w:val="TE-Normal"/>
      </w:pPr>
    </w:p>
    <w:p w14:paraId="7A596415" w14:textId="4C53EDE8" w:rsidR="00CA3899" w:rsidRDefault="00CA3899" w:rsidP="00CA3899">
      <w:pPr>
        <w:pStyle w:val="TE-LegendaFigura"/>
      </w:pPr>
      <w:bookmarkStart w:id="381" w:name="_Toc531976704"/>
      <w:r>
        <w:t>Alerta de tecla indevida pressionada</w:t>
      </w:r>
      <w:bookmarkEnd w:id="381"/>
    </w:p>
    <w:p w14:paraId="201FFDA6" w14:textId="065294D6" w:rsidR="00836B38" w:rsidRDefault="00CA3899" w:rsidP="004726C8">
      <w:pPr>
        <w:pStyle w:val="Figure"/>
      </w:pPr>
      <w:r w:rsidRPr="00CA3899">
        <w:rPr>
          <w:lang w:val="pt-BR"/>
        </w:rPr>
        <w:drawing>
          <wp:inline distT="0" distB="0" distL="0" distR="0" wp14:anchorId="102DA2A9" wp14:editId="7858371D">
            <wp:extent cx="4125433" cy="1888974"/>
            <wp:effectExtent l="0" t="0" r="8890" b="0"/>
            <wp:docPr id="11" name="Imagem 11" descr="C:\Users\Jackson\Documents\21-07-2017\telas\aluno\05tecla inde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05tecla indevida.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7883" b="10656"/>
                    <a:stretch/>
                  </pic:blipFill>
                  <pic:spPr bwMode="auto">
                    <a:xfrm>
                      <a:off x="0" y="0"/>
                      <a:ext cx="4132624" cy="1892267"/>
                    </a:xfrm>
                    <a:prstGeom prst="rect">
                      <a:avLst/>
                    </a:prstGeom>
                    <a:noFill/>
                    <a:ln>
                      <a:noFill/>
                    </a:ln>
                    <a:extLst>
                      <a:ext uri="{53640926-AAD7-44D8-BBD7-CCE9431645EC}">
                        <a14:shadowObscured xmlns:a14="http://schemas.microsoft.com/office/drawing/2010/main"/>
                      </a:ext>
                    </a:extLst>
                  </pic:spPr>
                </pic:pic>
              </a:graphicData>
            </a:graphic>
          </wp:inline>
        </w:drawing>
      </w:r>
    </w:p>
    <w:p w14:paraId="4F538011" w14:textId="77777777" w:rsidR="004726C8" w:rsidRDefault="004726C8" w:rsidP="004726C8">
      <w:pPr>
        <w:pStyle w:val="Figure"/>
      </w:pPr>
    </w:p>
    <w:p w14:paraId="29248CD1" w14:textId="6ACF11C6" w:rsidR="00836B38" w:rsidRDefault="004F7178" w:rsidP="00836B38">
      <w:pPr>
        <w:pStyle w:val="TE-Normal"/>
      </w:pPr>
      <w:r>
        <w:t xml:space="preserve">O código fonte apresentado na </w:t>
      </w:r>
      <w:r w:rsidR="00874377">
        <w:t>F</w:t>
      </w:r>
      <w:r>
        <w:t xml:space="preserve">igura </w:t>
      </w:r>
      <w:r w:rsidR="00874377">
        <w:t xml:space="preserve">42 </w:t>
      </w:r>
      <w:r>
        <w:t xml:space="preserve">abaixo, identifica qualquer tipo de </w:t>
      </w:r>
      <w:r w:rsidR="00A85940">
        <w:t xml:space="preserve">alteração na </w:t>
      </w:r>
      <w:r>
        <w:t xml:space="preserve">resolução da página, sendo que se o aluno pressionar a combinação das teclas </w:t>
      </w:r>
      <w:proofErr w:type="spellStart"/>
      <w:r w:rsidR="00AF5592">
        <w:t>A</w:t>
      </w:r>
      <w:r>
        <w:t>lt+</w:t>
      </w:r>
      <w:r w:rsidR="00AF5592">
        <w:t>T</w:t>
      </w:r>
      <w:r>
        <w:t>ab</w:t>
      </w:r>
      <w:proofErr w:type="spellEnd"/>
      <w:r>
        <w:t xml:space="preserve"> por exemplo, a função já irá identificar tal ação</w:t>
      </w:r>
      <w:r w:rsidR="00AF5592">
        <w:t>.</w:t>
      </w:r>
    </w:p>
    <w:p w14:paraId="3F758B32" w14:textId="77777777" w:rsidR="004F7178" w:rsidRPr="00836B38" w:rsidRDefault="004F7178" w:rsidP="00836B38">
      <w:pPr>
        <w:pStyle w:val="TE-Normal"/>
      </w:pPr>
    </w:p>
    <w:p w14:paraId="085BC3AB" w14:textId="40A4B88F" w:rsidR="00444AE5" w:rsidRDefault="00836B38" w:rsidP="00836B38">
      <w:pPr>
        <w:pStyle w:val="TE-LegendaFigura"/>
      </w:pPr>
      <w:bookmarkStart w:id="382" w:name="_Toc531976705"/>
      <w:r>
        <w:t>Código fonte alteração na resolução da tela</w:t>
      </w:r>
      <w:bookmarkEnd w:id="382"/>
    </w:p>
    <w:p w14:paraId="4DE6C0CC" w14:textId="3A5D3268" w:rsidR="00B55071" w:rsidRDefault="00B55071" w:rsidP="004726C8">
      <w:pPr>
        <w:pStyle w:val="Figure"/>
      </w:pPr>
      <w:r w:rsidRPr="00B55071">
        <w:rPr>
          <w:lang w:val="pt-BR"/>
        </w:rPr>
        <w:drawing>
          <wp:inline distT="0" distB="0" distL="0" distR="0" wp14:anchorId="21B069C7" wp14:editId="3390CF7B">
            <wp:extent cx="5287993" cy="1414827"/>
            <wp:effectExtent l="0" t="0" r="8255" b="0"/>
            <wp:docPr id="50" name="Imagem 50" descr="C:\Users\Jackson\Documents\21-07-2017\telas\aluno\resolu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resoluçã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8112" cy="1420210"/>
                    </a:xfrm>
                    <a:prstGeom prst="rect">
                      <a:avLst/>
                    </a:prstGeom>
                    <a:noFill/>
                    <a:ln>
                      <a:noFill/>
                    </a:ln>
                  </pic:spPr>
                </pic:pic>
              </a:graphicData>
            </a:graphic>
          </wp:inline>
        </w:drawing>
      </w:r>
    </w:p>
    <w:p w14:paraId="37F89B40" w14:textId="77777777" w:rsidR="00B55071" w:rsidRDefault="00B55071" w:rsidP="00444AE5">
      <w:pPr>
        <w:pStyle w:val="TE-Normal"/>
      </w:pPr>
    </w:p>
    <w:p w14:paraId="7EC9B638" w14:textId="24E9D384" w:rsidR="0038332F" w:rsidRPr="00444AE5" w:rsidRDefault="0038332F" w:rsidP="00444AE5">
      <w:pPr>
        <w:pStyle w:val="TE-Normal"/>
      </w:pPr>
      <w:r>
        <w:t>O</w:t>
      </w:r>
      <w:r w:rsidRPr="0038332F">
        <w:t xml:space="preserve">s dados de acesso </w:t>
      </w:r>
      <w:r>
        <w:t>do aluno ficaram bloqueados</w:t>
      </w:r>
      <w:r w:rsidR="007E3F9D">
        <w:t xml:space="preserve"> e este será redirecionado a tela do formulário de autenticação do sistema conforme demonstra Figura 43</w:t>
      </w:r>
      <w:r w:rsidRPr="0038332F">
        <w:t xml:space="preserve">, </w:t>
      </w:r>
      <w:r w:rsidR="007E3F9D">
        <w:t>sendo que</w:t>
      </w:r>
      <w:r w:rsidRPr="0038332F">
        <w:t xml:space="preserve"> no mesmo momento que esta situação ocorrer, o sistema notificará o professor com um sinal sonoro, sinalizando assim qual o aluno que tomou esta decisão, ficando de responsabilidade do professor em decidir em liberar ou não o aluno para autenticar-se ao sistema novamente e dar</w:t>
      </w:r>
      <w:r w:rsidR="00777449">
        <w:t xml:space="preserve"> </w:t>
      </w:r>
      <w:r w:rsidRPr="0038332F">
        <w:t>continuidade a avaliação.</w:t>
      </w:r>
    </w:p>
    <w:p w14:paraId="4ADABB77" w14:textId="77777777" w:rsidR="00CA3899" w:rsidRDefault="00CA3899" w:rsidP="00CA3899">
      <w:pPr>
        <w:pStyle w:val="TE-LegendaFigura"/>
        <w:numPr>
          <w:ilvl w:val="0"/>
          <w:numId w:val="0"/>
        </w:numPr>
        <w:jc w:val="left"/>
      </w:pPr>
    </w:p>
    <w:p w14:paraId="05B7CAEB" w14:textId="2EDA0323" w:rsidR="00777449" w:rsidRPr="00777449" w:rsidRDefault="00444AE5" w:rsidP="00777449">
      <w:pPr>
        <w:pStyle w:val="TE-LegendaFigura"/>
      </w:pPr>
      <w:bookmarkStart w:id="383" w:name="_Toc531976706"/>
      <w:r>
        <w:t>Aviso de usuário bloqueado</w:t>
      </w:r>
      <w:bookmarkEnd w:id="383"/>
    </w:p>
    <w:p w14:paraId="4456AA6F" w14:textId="18FD943C" w:rsidR="00CA3899" w:rsidRDefault="00CA3899" w:rsidP="0045501B">
      <w:pPr>
        <w:pStyle w:val="TE-Figura"/>
      </w:pPr>
      <w:r w:rsidRPr="00CA3899">
        <w:rPr>
          <w:noProof/>
        </w:rPr>
        <w:drawing>
          <wp:inline distT="0" distB="0" distL="0" distR="0" wp14:anchorId="058F6948" wp14:editId="46069610">
            <wp:extent cx="5475816" cy="1992307"/>
            <wp:effectExtent l="0" t="0" r="0" b="8255"/>
            <wp:docPr id="13" name="Imagem 13" descr="C:\Users\Jackson\Documents\21-07-2017\telas\aluno\06user_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aluno\06user_bloqueado.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8729" b="3606"/>
                    <a:stretch/>
                  </pic:blipFill>
                  <pic:spPr bwMode="auto">
                    <a:xfrm>
                      <a:off x="0" y="0"/>
                      <a:ext cx="5480732" cy="1994096"/>
                    </a:xfrm>
                    <a:prstGeom prst="rect">
                      <a:avLst/>
                    </a:prstGeom>
                    <a:noFill/>
                    <a:ln>
                      <a:noFill/>
                    </a:ln>
                    <a:extLst>
                      <a:ext uri="{53640926-AAD7-44D8-BBD7-CCE9431645EC}">
                        <a14:shadowObscured xmlns:a14="http://schemas.microsoft.com/office/drawing/2010/main"/>
                      </a:ext>
                    </a:extLst>
                  </pic:spPr>
                </pic:pic>
              </a:graphicData>
            </a:graphic>
          </wp:inline>
        </w:drawing>
      </w:r>
    </w:p>
    <w:p w14:paraId="31C66017" w14:textId="77777777" w:rsidR="00A85940" w:rsidRDefault="00A85940" w:rsidP="00A85940">
      <w:pPr>
        <w:pStyle w:val="TE-Normal"/>
      </w:pPr>
    </w:p>
    <w:p w14:paraId="22612381" w14:textId="396428B9" w:rsidR="00A85940" w:rsidRPr="00A85940" w:rsidRDefault="00A85940" w:rsidP="00A85940">
      <w:pPr>
        <w:pStyle w:val="TE-Normal"/>
      </w:pPr>
      <w:r>
        <w:t xml:space="preserve">A </w:t>
      </w:r>
      <w:r w:rsidR="00874377">
        <w:t>F</w:t>
      </w:r>
      <w:r>
        <w:t xml:space="preserve">igura </w:t>
      </w:r>
      <w:r w:rsidR="00874377">
        <w:t xml:space="preserve">44 </w:t>
      </w:r>
      <w:r>
        <w:t>abaixo demonstra o código fonte identificando o id de um aluno e fazendo uma atualização</w:t>
      </w:r>
      <w:r w:rsidR="007E3F9D">
        <w:t xml:space="preserve"> via SQL</w:t>
      </w:r>
      <w:r>
        <w:t xml:space="preserve"> no campo bloqueio da tabela alunos.</w:t>
      </w:r>
    </w:p>
    <w:p w14:paraId="308D24B7" w14:textId="77777777" w:rsidR="00A85940" w:rsidRPr="00A85940" w:rsidRDefault="00A85940" w:rsidP="00A85940">
      <w:pPr>
        <w:pStyle w:val="TE-Normal"/>
      </w:pPr>
    </w:p>
    <w:p w14:paraId="0B10F81D" w14:textId="3717025F" w:rsidR="0038332F" w:rsidRDefault="00A85940" w:rsidP="00A85940">
      <w:pPr>
        <w:pStyle w:val="TE-LegendaFigura"/>
      </w:pPr>
      <w:bookmarkStart w:id="384" w:name="_Toc531976707"/>
      <w:r>
        <w:lastRenderedPageBreak/>
        <w:t>Código fonte SQL UPDATE tabela alunos</w:t>
      </w:r>
      <w:bookmarkEnd w:id="384"/>
    </w:p>
    <w:p w14:paraId="2C9DF9DA" w14:textId="561594D3" w:rsidR="00A31283" w:rsidRDefault="00A31283" w:rsidP="004726C8">
      <w:pPr>
        <w:pStyle w:val="Figure"/>
      </w:pPr>
      <w:r w:rsidRPr="00A31283">
        <w:rPr>
          <w:lang w:val="pt-BR"/>
        </w:rPr>
        <w:drawing>
          <wp:inline distT="0" distB="0" distL="0" distR="0" wp14:anchorId="61FFF2B2" wp14:editId="6003C0F9">
            <wp:extent cx="5417389" cy="1734344"/>
            <wp:effectExtent l="0" t="0" r="0" b="0"/>
            <wp:docPr id="54" name="Imagem 54" descr="C:\Users\Jackson\Documents\21-07-2017\telas\aluno\bl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bloqu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9494" cy="1738219"/>
                    </a:xfrm>
                    <a:prstGeom prst="rect">
                      <a:avLst/>
                    </a:prstGeom>
                    <a:noFill/>
                    <a:ln>
                      <a:noFill/>
                    </a:ln>
                  </pic:spPr>
                </pic:pic>
              </a:graphicData>
            </a:graphic>
          </wp:inline>
        </w:drawing>
      </w:r>
    </w:p>
    <w:p w14:paraId="45FC1B04" w14:textId="77777777" w:rsidR="007E356C" w:rsidRDefault="007E356C" w:rsidP="00A31283">
      <w:pPr>
        <w:pStyle w:val="TE-Normal"/>
        <w:ind w:firstLine="0"/>
      </w:pPr>
    </w:p>
    <w:p w14:paraId="0011CD42" w14:textId="638FE857" w:rsidR="007E356C" w:rsidRPr="0038332F" w:rsidRDefault="00874377" w:rsidP="007E356C">
      <w:pPr>
        <w:pStyle w:val="TE-Normal"/>
      </w:pPr>
      <w:r>
        <w:t>Já na</w:t>
      </w:r>
      <w:r w:rsidR="007E356C">
        <w:t xml:space="preserve"> figura</w:t>
      </w:r>
      <w:r>
        <w:t xml:space="preserve"> 45</w:t>
      </w:r>
      <w:r w:rsidR="007E356C">
        <w:t xml:space="preserve"> </w:t>
      </w:r>
      <w:r>
        <w:t xml:space="preserve">logo </w:t>
      </w:r>
      <w:r w:rsidR="007E356C">
        <w:t>abaixo</w:t>
      </w:r>
      <w:r>
        <w:t>, é possível visualizar o</w:t>
      </w:r>
      <w:r w:rsidR="007E356C">
        <w:t xml:space="preserve"> resultado da ação do código fonte </w:t>
      </w:r>
      <w:r w:rsidR="007E3F9D">
        <w:t>de</w:t>
      </w:r>
      <w:r w:rsidR="007E356C">
        <w:t xml:space="preserve">mostrado </w:t>
      </w:r>
      <w:r w:rsidR="007E3F9D">
        <w:t xml:space="preserve">pela </w:t>
      </w:r>
      <w:r>
        <w:t>F</w:t>
      </w:r>
      <w:r w:rsidR="007E356C">
        <w:t>igura</w:t>
      </w:r>
      <w:r>
        <w:t xml:space="preserve"> 44</w:t>
      </w:r>
      <w:r w:rsidR="007E356C">
        <w:t xml:space="preserve"> acima, </w:t>
      </w:r>
      <w:r>
        <w:t xml:space="preserve">sendo exibido </w:t>
      </w:r>
      <w:r w:rsidR="007E3F9D">
        <w:t xml:space="preserve">os </w:t>
      </w:r>
      <w:r w:rsidR="007E356C">
        <w:t>dados que já estão cadastrados na tabela alunos, com ênfase no campo bloqueio, onde o exemplo mostra o aluno Victor da Silva com valor 1</w:t>
      </w:r>
      <w:r>
        <w:t>, isto significa que este não poderá autenticar-se ao sistema novamente até que um professor ou respons</w:t>
      </w:r>
      <w:r w:rsidR="007E3F9D">
        <w:t xml:space="preserve">ável faça o desbloqueio de seu acesso, sendo que se realizada esta ação, o campo bloqueio do respectivo aluno irá atualizar e ficar com o valor 0, permitindo assim o acesso do aluno ao sistema novamente. </w:t>
      </w:r>
    </w:p>
    <w:p w14:paraId="4BB25370" w14:textId="77777777" w:rsidR="00A31283" w:rsidRDefault="00A31283" w:rsidP="00A31283">
      <w:pPr>
        <w:pStyle w:val="TE-Normal"/>
        <w:ind w:firstLine="0"/>
      </w:pPr>
    </w:p>
    <w:p w14:paraId="6DA360E7" w14:textId="2FC97821" w:rsidR="007E356C" w:rsidRDefault="007E356C" w:rsidP="007E356C">
      <w:pPr>
        <w:pStyle w:val="TE-LegendaFigura"/>
      </w:pPr>
      <w:bookmarkStart w:id="385" w:name="_Toc531976708"/>
      <w:r>
        <w:t>Dados da tabela alunos</w:t>
      </w:r>
      <w:bookmarkEnd w:id="385"/>
    </w:p>
    <w:p w14:paraId="35E21B21" w14:textId="7CB71D31" w:rsidR="007E356C" w:rsidRDefault="00B4447F" w:rsidP="00777449">
      <w:pPr>
        <w:pStyle w:val="Figure"/>
      </w:pPr>
      <w:r w:rsidRPr="00B4447F">
        <w:rPr>
          <w:lang w:val="pt-BR"/>
        </w:rPr>
        <w:drawing>
          <wp:inline distT="0" distB="0" distL="0" distR="0" wp14:anchorId="2D4BB993" wp14:editId="058B5E9E">
            <wp:extent cx="5760085" cy="1002267"/>
            <wp:effectExtent l="0" t="0" r="0" b="7620"/>
            <wp:docPr id="60" name="Imagem 60" descr="C:\Users\Jackson\Documents\21-07-2017\telas\aluno\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tabl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1002267"/>
                    </a:xfrm>
                    <a:prstGeom prst="rect">
                      <a:avLst/>
                    </a:prstGeom>
                    <a:noFill/>
                    <a:ln>
                      <a:noFill/>
                    </a:ln>
                  </pic:spPr>
                </pic:pic>
              </a:graphicData>
            </a:graphic>
          </wp:inline>
        </w:drawing>
      </w:r>
    </w:p>
    <w:p w14:paraId="4B37C9E3" w14:textId="77777777" w:rsidR="007E3F9D" w:rsidRDefault="007E3F9D" w:rsidP="00777449">
      <w:pPr>
        <w:pStyle w:val="Figure"/>
      </w:pPr>
    </w:p>
    <w:p w14:paraId="21BB5BF7" w14:textId="4E233E96" w:rsidR="00444AE5" w:rsidRDefault="007E356C" w:rsidP="007E356C">
      <w:pPr>
        <w:pStyle w:val="TE-Normal"/>
      </w:pPr>
      <w:r>
        <w:t>Em sequência a tela demonstrada pela figura</w:t>
      </w:r>
      <w:r w:rsidR="0038332F">
        <w:t xml:space="preserve"> </w:t>
      </w:r>
      <w:r w:rsidR="007E3F9D">
        <w:t xml:space="preserve">46 </w:t>
      </w:r>
      <w:r w:rsidR="0038332F">
        <w:t>abaix</w:t>
      </w:r>
      <w:r w:rsidR="00B4447F">
        <w:t>o representa o aluno tentando</w:t>
      </w:r>
      <w:r w:rsidR="0038332F">
        <w:t xml:space="preserve"> autenticar</w:t>
      </w:r>
      <w:r w:rsidR="00B4447F">
        <w:t>-se</w:t>
      </w:r>
      <w:r w:rsidR="0038332F">
        <w:t xml:space="preserve"> no sistema novamente, porem acaba </w:t>
      </w:r>
      <w:r w:rsidR="00A255BC">
        <w:t xml:space="preserve">sendo restrito </w:t>
      </w:r>
      <w:r w:rsidR="0038332F">
        <w:t>e alertado de que os seus dados são inválidos</w:t>
      </w:r>
      <w:r>
        <w:t>, isso porque no momento em que ele pressionou uma das teclas indevidas automaticamente foi enviado o valor 1 para o campo bloqueio na tabela alunos</w:t>
      </w:r>
      <w:r w:rsidR="00A255BC">
        <w:t>, anulando seus dados de acesso.</w:t>
      </w:r>
    </w:p>
    <w:p w14:paraId="2BC3CD1A" w14:textId="77777777" w:rsidR="00444AE5" w:rsidRDefault="00444AE5" w:rsidP="00444AE5">
      <w:pPr>
        <w:pStyle w:val="TE-LegendaFigura"/>
        <w:numPr>
          <w:ilvl w:val="0"/>
          <w:numId w:val="0"/>
        </w:numPr>
        <w:jc w:val="left"/>
      </w:pPr>
    </w:p>
    <w:p w14:paraId="6DD5CA40" w14:textId="281337F5" w:rsidR="00444AE5" w:rsidRPr="00444AE5" w:rsidRDefault="00444AE5" w:rsidP="00444AE5">
      <w:pPr>
        <w:pStyle w:val="TE-LegendaFigura"/>
      </w:pPr>
      <w:bookmarkStart w:id="386" w:name="_Toc531976709"/>
      <w:r>
        <w:t>Tentativa de acesso usuário bloqueado</w:t>
      </w:r>
      <w:bookmarkEnd w:id="386"/>
    </w:p>
    <w:p w14:paraId="11A02508" w14:textId="5AD9BB17" w:rsidR="00444AE5" w:rsidRDefault="00444AE5" w:rsidP="0045501B">
      <w:pPr>
        <w:pStyle w:val="Figure"/>
      </w:pPr>
      <w:r w:rsidRPr="00444AE5">
        <w:rPr>
          <w:lang w:val="pt-BR"/>
        </w:rPr>
        <w:lastRenderedPageBreak/>
        <w:drawing>
          <wp:inline distT="0" distB="0" distL="0" distR="0" wp14:anchorId="58EF6B76" wp14:editId="78A76CA5">
            <wp:extent cx="5760085" cy="2681959"/>
            <wp:effectExtent l="0" t="0" r="0" b="4445"/>
            <wp:docPr id="14" name="Imagem 14" descr="C:\Users\Jackson\Documents\21-07-2017\telas\aluno\07tentativa login 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07tentativa login bloquead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2681959"/>
                    </a:xfrm>
                    <a:prstGeom prst="rect">
                      <a:avLst/>
                    </a:prstGeom>
                    <a:noFill/>
                    <a:ln>
                      <a:noFill/>
                    </a:ln>
                  </pic:spPr>
                </pic:pic>
              </a:graphicData>
            </a:graphic>
          </wp:inline>
        </w:drawing>
      </w:r>
    </w:p>
    <w:p w14:paraId="3FD02AA8" w14:textId="77777777" w:rsidR="00A31283" w:rsidRDefault="00A31283" w:rsidP="00A31283">
      <w:pPr>
        <w:pStyle w:val="TE-Normal"/>
        <w:ind w:firstLine="0"/>
      </w:pPr>
    </w:p>
    <w:p w14:paraId="641580F7" w14:textId="527A6F56" w:rsidR="00B4447F" w:rsidRDefault="00B62068" w:rsidP="00B4447F">
      <w:pPr>
        <w:pStyle w:val="TE-Normal"/>
      </w:pPr>
      <w:r>
        <w:t xml:space="preserve">O fragmento de código abaixo representado pela </w:t>
      </w:r>
      <w:r w:rsidR="007E3F9D">
        <w:t>F</w:t>
      </w:r>
      <w:r>
        <w:t>igura</w:t>
      </w:r>
      <w:r w:rsidR="007E3F9D">
        <w:t xml:space="preserve"> 47</w:t>
      </w:r>
      <w:r>
        <w:t xml:space="preserve">, mostra um comando SQL com a verificação do campo usuário, senha e bloqueio na tabela alunos, </w:t>
      </w:r>
      <w:r w:rsidR="00F96B80">
        <w:t xml:space="preserve">sendo a </w:t>
      </w:r>
      <w:r>
        <w:t xml:space="preserve">verificação satisfeita com sucesso o aluno poderá </w:t>
      </w:r>
      <w:r w:rsidR="00F96B80">
        <w:t xml:space="preserve">ter acesso </w:t>
      </w:r>
      <w:r>
        <w:t xml:space="preserve">a página </w:t>
      </w:r>
      <w:r w:rsidR="00F96B80">
        <w:t>inicial</w:t>
      </w:r>
      <w:r>
        <w:t xml:space="preserve"> do sistema novamente, caso contrário irá se deparar com o seguinte aviso:</w:t>
      </w:r>
      <w:r w:rsidR="00BE3660">
        <w:t xml:space="preserve"> </w:t>
      </w:r>
      <w:r w:rsidR="00BE3660" w:rsidRPr="00BE3660">
        <w:t>*Usuário ou Senha inválidos. Procure seu regente ou o coordenador de curso!</w:t>
      </w:r>
      <w:r>
        <w:t xml:space="preserve"> </w:t>
      </w:r>
    </w:p>
    <w:p w14:paraId="4FFB8687" w14:textId="6B47480C" w:rsidR="00E204F4" w:rsidRPr="00F96B80" w:rsidRDefault="00E204F4" w:rsidP="007478E3"/>
    <w:p w14:paraId="1D354011" w14:textId="61C8A713" w:rsidR="006E35B8" w:rsidRDefault="00B4447F" w:rsidP="00B4447F">
      <w:pPr>
        <w:pStyle w:val="TE-LegendaFigura"/>
      </w:pPr>
      <w:bookmarkStart w:id="387" w:name="_Toc531976710"/>
      <w:r>
        <w:t>Código fonte SQL SELECT tabela alunos</w:t>
      </w:r>
      <w:bookmarkEnd w:id="387"/>
    </w:p>
    <w:p w14:paraId="792DA1AD" w14:textId="5A5A69B9" w:rsidR="0038332F" w:rsidRDefault="00A31283" w:rsidP="00777449">
      <w:pPr>
        <w:pStyle w:val="Figure"/>
      </w:pPr>
      <w:r w:rsidRPr="00A31283">
        <w:rPr>
          <w:lang w:val="pt-BR"/>
        </w:rPr>
        <w:drawing>
          <wp:inline distT="0" distB="0" distL="0" distR="0" wp14:anchorId="10A964B0" wp14:editId="335B8DC4">
            <wp:extent cx="5460521" cy="1551339"/>
            <wp:effectExtent l="0" t="0" r="6985" b="0"/>
            <wp:docPr id="55" name="Imagem 55" descr="C:\Users\Jackson\Documents\21-07-2017\telas\aluno\blo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bloque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5564" cy="1552772"/>
                    </a:xfrm>
                    <a:prstGeom prst="rect">
                      <a:avLst/>
                    </a:prstGeom>
                    <a:noFill/>
                    <a:ln>
                      <a:noFill/>
                    </a:ln>
                  </pic:spPr>
                </pic:pic>
              </a:graphicData>
            </a:graphic>
          </wp:inline>
        </w:drawing>
      </w:r>
    </w:p>
    <w:p w14:paraId="2C9FB512" w14:textId="77777777" w:rsidR="007E3F9D" w:rsidRPr="0038332F" w:rsidRDefault="007E3F9D" w:rsidP="00777449">
      <w:pPr>
        <w:pStyle w:val="Figure"/>
      </w:pPr>
    </w:p>
    <w:p w14:paraId="39254684" w14:textId="6224FD4B" w:rsidR="008841BD" w:rsidRDefault="0038332F" w:rsidP="00B4447F">
      <w:pPr>
        <w:pStyle w:val="TE-Normal"/>
      </w:pPr>
      <w:r>
        <w:t>A</w:t>
      </w:r>
      <w:r w:rsidR="002A6F7C">
        <w:t xml:space="preserve"> </w:t>
      </w:r>
      <w:r w:rsidR="007F4E01">
        <w:t xml:space="preserve">Figura 48 mostra um exemplo de uma ação de clique no botão Entregar Avaliação, em seguida o sistema apresenta uma caixa de diálogo solicitando a confirmação exercida pelo usuário, </w:t>
      </w:r>
      <w:r w:rsidR="001D411D">
        <w:t>se</w:t>
      </w:r>
      <w:r w:rsidR="007F4E01">
        <w:t xml:space="preserve"> a opção escolhida for cancelar, </w:t>
      </w:r>
      <w:r w:rsidR="009F21B4">
        <w:t>a caixa apenas irá se fechar, fazendo com que o usuário</w:t>
      </w:r>
      <w:r w:rsidR="007F4E01">
        <w:t xml:space="preserve"> permanecer</w:t>
      </w:r>
      <w:r w:rsidR="009F21B4">
        <w:t>á sobre a tela de realização da</w:t>
      </w:r>
      <w:r w:rsidR="007F4E01">
        <w:t xml:space="preserve"> avaliação.</w:t>
      </w:r>
    </w:p>
    <w:p w14:paraId="31C52E46" w14:textId="62F5A938" w:rsidR="00A31283" w:rsidRPr="008841BD" w:rsidRDefault="008841BD" w:rsidP="007478E3">
      <w:r>
        <w:br w:type="page"/>
      </w:r>
    </w:p>
    <w:p w14:paraId="642B3D20" w14:textId="77777777" w:rsidR="00B4447F" w:rsidRPr="0038332F" w:rsidRDefault="00B4447F" w:rsidP="00B4447F">
      <w:pPr>
        <w:pStyle w:val="TE-Normal"/>
      </w:pPr>
    </w:p>
    <w:p w14:paraId="41F2FF01" w14:textId="39C44AF7" w:rsidR="00444AE5" w:rsidRDefault="00444AE5" w:rsidP="00444AE5">
      <w:pPr>
        <w:pStyle w:val="TE-LegendaFigura"/>
        <w:rPr>
          <w:noProof/>
        </w:rPr>
      </w:pPr>
      <w:bookmarkStart w:id="388" w:name="_Ref529730766"/>
      <w:bookmarkStart w:id="389" w:name="_Toc531976711"/>
      <w:r>
        <w:rPr>
          <w:noProof/>
        </w:rPr>
        <w:t>Ale</w:t>
      </w:r>
      <w:r w:rsidR="002A6F7C">
        <w:rPr>
          <w:noProof/>
        </w:rPr>
        <w:t>rta de confirmação de entrega</w:t>
      </w:r>
      <w:r>
        <w:rPr>
          <w:noProof/>
        </w:rPr>
        <w:t xml:space="preserve"> avaliação</w:t>
      </w:r>
      <w:bookmarkEnd w:id="388"/>
      <w:bookmarkEnd w:id="389"/>
    </w:p>
    <w:p w14:paraId="202A7F15" w14:textId="3F2334C0" w:rsidR="00444AE5" w:rsidRDefault="00444AE5" w:rsidP="004726C8">
      <w:pPr>
        <w:pStyle w:val="Figure"/>
      </w:pPr>
      <w:r>
        <w:rPr>
          <w:lang w:val="pt-BR"/>
        </w:rPr>
        <w:drawing>
          <wp:inline distT="0" distB="0" distL="0" distR="0" wp14:anchorId="67D12156" wp14:editId="03BCAC1F">
            <wp:extent cx="5209953" cy="2780539"/>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1427" b="6430"/>
                    <a:stretch/>
                  </pic:blipFill>
                  <pic:spPr bwMode="auto">
                    <a:xfrm>
                      <a:off x="0" y="0"/>
                      <a:ext cx="5214951" cy="2783206"/>
                    </a:xfrm>
                    <a:prstGeom prst="rect">
                      <a:avLst/>
                    </a:prstGeom>
                    <a:ln>
                      <a:noFill/>
                    </a:ln>
                    <a:extLst>
                      <a:ext uri="{53640926-AAD7-44D8-BBD7-CCE9431645EC}">
                        <a14:shadowObscured xmlns:a14="http://schemas.microsoft.com/office/drawing/2010/main"/>
                      </a:ext>
                    </a:extLst>
                  </pic:spPr>
                </pic:pic>
              </a:graphicData>
            </a:graphic>
          </wp:inline>
        </w:drawing>
      </w:r>
    </w:p>
    <w:p w14:paraId="40B84EDF" w14:textId="77777777" w:rsidR="007F4E01" w:rsidRDefault="007F4E01" w:rsidP="004726C8">
      <w:pPr>
        <w:pStyle w:val="Figure"/>
      </w:pPr>
    </w:p>
    <w:p w14:paraId="078859F4" w14:textId="40160FAC" w:rsidR="00DA0078" w:rsidRPr="00444AE5" w:rsidRDefault="001D411D">
      <w:pPr>
        <w:pStyle w:val="TE-Normal"/>
        <w:ind w:firstLine="0"/>
      </w:pPr>
      <w:r>
        <w:t xml:space="preserve">Caso o usuário clique na opção OK na caixa de diálogo que se faz presente na imagem demonstrada na Figura 48 acima, o sistema irá encerrar a seção e </w:t>
      </w:r>
      <w:r w:rsidR="001A76C8">
        <w:t xml:space="preserve">irá </w:t>
      </w:r>
      <w:r>
        <w:t>direcionar o usuário para uma tela</w:t>
      </w:r>
      <w:r w:rsidR="001A76C8">
        <w:t>,</w:t>
      </w:r>
      <w:r>
        <w:t xml:space="preserve"> conforme Figura 49 abaixo, alertando que a avaliação foi enviada com sucesso, disponibilizando um botão com a opção </w:t>
      </w:r>
      <w:r w:rsidR="001A76C8">
        <w:t xml:space="preserve">para que o </w:t>
      </w:r>
      <w:r>
        <w:t xml:space="preserve">aluno </w:t>
      </w:r>
      <w:r w:rsidR="001A76C8">
        <w:t>possa</w:t>
      </w:r>
      <w:r>
        <w:t xml:space="preserve"> voltar a tela inicial, onde se faz presente o formulário de autenticação ao sistema novamente.</w:t>
      </w:r>
    </w:p>
    <w:p w14:paraId="43EA439E" w14:textId="325CE212" w:rsidR="00444AE5" w:rsidRPr="00444AE5" w:rsidRDefault="00444AE5" w:rsidP="00444AE5">
      <w:pPr>
        <w:pStyle w:val="TE-LegendaFigura"/>
      </w:pPr>
      <w:bookmarkStart w:id="390" w:name="_Ref529730770"/>
      <w:bookmarkStart w:id="391" w:name="_Toc531976712"/>
      <w:r>
        <w:t>Aviso de avaliação enviada com sucesso</w:t>
      </w:r>
      <w:bookmarkEnd w:id="390"/>
      <w:bookmarkEnd w:id="391"/>
    </w:p>
    <w:p w14:paraId="252EB368" w14:textId="48F0E09B" w:rsidR="00444AE5" w:rsidRDefault="00444AE5" w:rsidP="004726C8">
      <w:pPr>
        <w:pStyle w:val="Figure"/>
      </w:pPr>
      <w:r w:rsidRPr="00444AE5">
        <w:rPr>
          <w:lang w:val="pt-BR"/>
        </w:rPr>
        <w:drawing>
          <wp:inline distT="0" distB="0" distL="0" distR="0" wp14:anchorId="0447B522" wp14:editId="30BDDB1B">
            <wp:extent cx="5760085" cy="1910566"/>
            <wp:effectExtent l="0" t="0" r="0" b="0"/>
            <wp:docPr id="25" name="Imagem 25" descr="C:\Users\Jackson\Documents\21-07-2017\telas\aluno\ava_fin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telas\aluno\ava_finalizad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1910566"/>
                    </a:xfrm>
                    <a:prstGeom prst="rect">
                      <a:avLst/>
                    </a:prstGeom>
                    <a:noFill/>
                    <a:ln>
                      <a:noFill/>
                    </a:ln>
                  </pic:spPr>
                </pic:pic>
              </a:graphicData>
            </a:graphic>
          </wp:inline>
        </w:drawing>
      </w:r>
    </w:p>
    <w:p w14:paraId="5BE58514" w14:textId="77777777" w:rsidR="00444AE5" w:rsidRDefault="00444AE5" w:rsidP="00444AE5">
      <w:pPr>
        <w:pStyle w:val="TE-Normal"/>
      </w:pPr>
    </w:p>
    <w:p w14:paraId="3726C9FC" w14:textId="0ECF9635" w:rsidR="00777449" w:rsidRDefault="00B73AA2" w:rsidP="007478E3">
      <w:pPr>
        <w:pStyle w:val="TE-Normal"/>
      </w:pPr>
      <w:r>
        <w:t xml:space="preserve">Ao selecionar o item Avaliações Corrigidas o aluno irá se deparar com as </w:t>
      </w:r>
      <w:r w:rsidR="00065A21">
        <w:t xml:space="preserve">respectivas </w:t>
      </w:r>
      <w:r>
        <w:t xml:space="preserve">disciplinas </w:t>
      </w:r>
      <w:r w:rsidR="00065A21">
        <w:t xml:space="preserve">da </w:t>
      </w:r>
      <w:r>
        <w:t>turma</w:t>
      </w:r>
      <w:r w:rsidR="00065A21">
        <w:t xml:space="preserve"> a qual ele faz parte</w:t>
      </w:r>
      <w:r w:rsidR="001A76C8">
        <w:t>, conforme Figura 50.</w:t>
      </w:r>
    </w:p>
    <w:p w14:paraId="373074B8" w14:textId="77777777" w:rsidR="00B73AA2" w:rsidRPr="00444AE5" w:rsidRDefault="00B73AA2" w:rsidP="00444AE5">
      <w:pPr>
        <w:pStyle w:val="TE-Normal"/>
      </w:pPr>
    </w:p>
    <w:p w14:paraId="584E7586" w14:textId="3DAD6A1A" w:rsidR="00444AE5" w:rsidRDefault="00444AE5" w:rsidP="00444AE5">
      <w:pPr>
        <w:pStyle w:val="TE-LegendaFigura"/>
      </w:pPr>
      <w:bookmarkStart w:id="392" w:name="_Toc531976713"/>
      <w:r>
        <w:lastRenderedPageBreak/>
        <w:t>Tela de avaliações corrigidas - disciplinas</w:t>
      </w:r>
      <w:bookmarkEnd w:id="392"/>
    </w:p>
    <w:p w14:paraId="40CC4E40" w14:textId="538447D1" w:rsidR="00444AE5" w:rsidRDefault="00444AE5" w:rsidP="004726C8">
      <w:pPr>
        <w:pStyle w:val="Figure"/>
      </w:pPr>
      <w:r w:rsidRPr="00444AE5">
        <w:rPr>
          <w:lang w:val="pt-BR"/>
        </w:rPr>
        <w:drawing>
          <wp:inline distT="0" distB="0" distL="0" distR="0" wp14:anchorId="14F7C472" wp14:editId="7C7683EA">
            <wp:extent cx="4724400" cy="1372806"/>
            <wp:effectExtent l="0" t="0" r="0" b="0"/>
            <wp:docPr id="29" name="Imagem 29" descr="C:\Users\Jackson\Documents\21-07-2017\telas\aluno\avaliacoes_cor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telas\aluno\avaliacoes_corri.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16121"/>
                    <a:stretch/>
                  </pic:blipFill>
                  <pic:spPr bwMode="auto">
                    <a:xfrm>
                      <a:off x="0" y="0"/>
                      <a:ext cx="4735534" cy="1376041"/>
                    </a:xfrm>
                    <a:prstGeom prst="rect">
                      <a:avLst/>
                    </a:prstGeom>
                    <a:noFill/>
                    <a:ln>
                      <a:noFill/>
                    </a:ln>
                    <a:extLst>
                      <a:ext uri="{53640926-AAD7-44D8-BBD7-CCE9431645EC}">
                        <a14:shadowObscured xmlns:a14="http://schemas.microsoft.com/office/drawing/2010/main"/>
                      </a:ext>
                    </a:extLst>
                  </pic:spPr>
                </pic:pic>
              </a:graphicData>
            </a:graphic>
          </wp:inline>
        </w:drawing>
      </w:r>
    </w:p>
    <w:p w14:paraId="14C405E7" w14:textId="77777777" w:rsidR="00DA0078" w:rsidRDefault="00DA0078" w:rsidP="00DA0078">
      <w:pPr>
        <w:pStyle w:val="TE-Normal"/>
      </w:pPr>
    </w:p>
    <w:p w14:paraId="3CB38459" w14:textId="4CC23769" w:rsidR="005C2972" w:rsidRDefault="00B73AA2" w:rsidP="00DA0078">
      <w:pPr>
        <w:pStyle w:val="TE-Normal"/>
      </w:pPr>
      <w:r>
        <w:t>Após uma disciplina selecionada</w:t>
      </w:r>
      <w:r w:rsidR="005C2972">
        <w:t>, deve-se escolher uma das avaliações que fazem parte da respectiva disciplina</w:t>
      </w:r>
      <w:r w:rsidR="001A76C8">
        <w:t>, fato este sendo demonstrado pela Figura 51.</w:t>
      </w:r>
    </w:p>
    <w:p w14:paraId="638C2554" w14:textId="4DE9175C" w:rsidR="00B73AA2" w:rsidRPr="00DA0078" w:rsidRDefault="005C2972" w:rsidP="00DA0078">
      <w:pPr>
        <w:pStyle w:val="TE-Normal"/>
      </w:pPr>
      <w:r>
        <w:t xml:space="preserve">  </w:t>
      </w:r>
    </w:p>
    <w:p w14:paraId="3286E755" w14:textId="102126E3" w:rsidR="00777449" w:rsidRPr="00777449" w:rsidRDefault="00444AE5" w:rsidP="00777449">
      <w:pPr>
        <w:pStyle w:val="TE-LegendaFigura"/>
      </w:pPr>
      <w:bookmarkStart w:id="393" w:name="_Toc531976714"/>
      <w:r>
        <w:t>Tela de avaliações corrigidas</w:t>
      </w:r>
      <w:bookmarkEnd w:id="393"/>
    </w:p>
    <w:p w14:paraId="7823DE53" w14:textId="51D48DE9" w:rsidR="00C903E1" w:rsidRDefault="00444AE5" w:rsidP="0045501B">
      <w:pPr>
        <w:pStyle w:val="Figure"/>
      </w:pPr>
      <w:r w:rsidRPr="00444AE5">
        <w:rPr>
          <w:lang w:val="pt-BR"/>
        </w:rPr>
        <w:drawing>
          <wp:inline distT="0" distB="0" distL="0" distR="0" wp14:anchorId="054D9309" wp14:editId="4F33764D">
            <wp:extent cx="4657725" cy="1695314"/>
            <wp:effectExtent l="0" t="0" r="0" b="635"/>
            <wp:docPr id="35" name="Imagem 35" descr="C:\Users\Jackson\Documents\21-07-2017\telas\aluno\avaliacoes_corr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aluno\avaliacoes_corri_ava.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1781"/>
                    <a:stretch/>
                  </pic:blipFill>
                  <pic:spPr bwMode="auto">
                    <a:xfrm>
                      <a:off x="0" y="0"/>
                      <a:ext cx="4669083" cy="1699448"/>
                    </a:xfrm>
                    <a:prstGeom prst="rect">
                      <a:avLst/>
                    </a:prstGeom>
                    <a:noFill/>
                    <a:ln>
                      <a:noFill/>
                    </a:ln>
                    <a:extLst>
                      <a:ext uri="{53640926-AAD7-44D8-BBD7-CCE9431645EC}">
                        <a14:shadowObscured xmlns:a14="http://schemas.microsoft.com/office/drawing/2010/main"/>
                      </a:ext>
                    </a:extLst>
                  </pic:spPr>
                </pic:pic>
              </a:graphicData>
            </a:graphic>
          </wp:inline>
        </w:drawing>
      </w:r>
    </w:p>
    <w:p w14:paraId="08463EC4" w14:textId="77777777" w:rsidR="00DA0078" w:rsidRDefault="00DA0078" w:rsidP="007478E3">
      <w:pPr>
        <w:pStyle w:val="Figure"/>
      </w:pPr>
    </w:p>
    <w:p w14:paraId="45B4ED14" w14:textId="62550A85" w:rsidR="005C2972" w:rsidRDefault="005C2972" w:rsidP="00DA0078">
      <w:pPr>
        <w:pStyle w:val="TE-Normal"/>
      </w:pPr>
      <w:r>
        <w:t xml:space="preserve">A tela da </w:t>
      </w:r>
      <w:r w:rsidR="001A76C8">
        <w:t>F</w:t>
      </w:r>
      <w:r>
        <w:t>igura</w:t>
      </w:r>
      <w:r w:rsidR="001A76C8">
        <w:t xml:space="preserve"> 52</w:t>
      </w:r>
      <w:r>
        <w:t xml:space="preserve"> abaixo identifica se existe resposta do aluno sobre a avaliação selecionada, o exemplo demonstra que o aluno ainda não respondeu tal avaliação.</w:t>
      </w:r>
    </w:p>
    <w:p w14:paraId="5BB259CF" w14:textId="77777777" w:rsidR="005C2972" w:rsidRPr="00DA0078" w:rsidRDefault="005C2972" w:rsidP="00DA0078">
      <w:pPr>
        <w:pStyle w:val="TE-Normal"/>
      </w:pPr>
    </w:p>
    <w:p w14:paraId="6FAC503B" w14:textId="6FC49619" w:rsidR="00777449" w:rsidRPr="00777449" w:rsidRDefault="007E2294" w:rsidP="00777449">
      <w:pPr>
        <w:pStyle w:val="TE-LegendaFigura"/>
      </w:pPr>
      <w:bookmarkStart w:id="394" w:name="_Toc531976715"/>
      <w:r>
        <w:t>Aviso de avaliação sem resposta</w:t>
      </w:r>
      <w:bookmarkEnd w:id="394"/>
    </w:p>
    <w:p w14:paraId="457FA33D" w14:textId="63BF2C59" w:rsidR="007E2294" w:rsidRDefault="00DA0078" w:rsidP="00777449">
      <w:pPr>
        <w:pStyle w:val="TE-Figura"/>
      </w:pPr>
      <w:r w:rsidRPr="00DA0078">
        <w:rPr>
          <w:noProof/>
        </w:rPr>
        <w:drawing>
          <wp:inline distT="0" distB="0" distL="0" distR="0" wp14:anchorId="1E7DBC6B" wp14:editId="0F0A9C5A">
            <wp:extent cx="5676900" cy="1675357"/>
            <wp:effectExtent l="0" t="0" r="0" b="1270"/>
            <wp:docPr id="36" name="Imagem 36" descr="C:\Users\Jackson\Documents\21-07-2017\telas\aluno\avaliacoes_corri_disci_sem respo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aluno\avaliacoes_corri_disci_sem resposta.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11676"/>
                    <a:stretch/>
                  </pic:blipFill>
                  <pic:spPr bwMode="auto">
                    <a:xfrm>
                      <a:off x="0" y="0"/>
                      <a:ext cx="5690164" cy="1679272"/>
                    </a:xfrm>
                    <a:prstGeom prst="rect">
                      <a:avLst/>
                    </a:prstGeom>
                    <a:noFill/>
                    <a:ln>
                      <a:noFill/>
                    </a:ln>
                    <a:extLst>
                      <a:ext uri="{53640926-AAD7-44D8-BBD7-CCE9431645EC}">
                        <a14:shadowObscured xmlns:a14="http://schemas.microsoft.com/office/drawing/2010/main"/>
                      </a:ext>
                    </a:extLst>
                  </pic:spPr>
                </pic:pic>
              </a:graphicData>
            </a:graphic>
          </wp:inline>
        </w:drawing>
      </w:r>
    </w:p>
    <w:p w14:paraId="69AFA848" w14:textId="77777777" w:rsidR="001A76C8" w:rsidRPr="007478E3" w:rsidRDefault="001A76C8" w:rsidP="007478E3">
      <w:pPr>
        <w:pStyle w:val="TE-Normal"/>
      </w:pPr>
    </w:p>
    <w:p w14:paraId="641F3B45" w14:textId="73817937" w:rsidR="00065A21" w:rsidRDefault="00065A21" w:rsidP="00065A21">
      <w:pPr>
        <w:pStyle w:val="TE-Normal"/>
      </w:pPr>
      <w:r>
        <w:t xml:space="preserve">Em seguida a </w:t>
      </w:r>
      <w:r w:rsidR="001A76C8">
        <w:t>F</w:t>
      </w:r>
      <w:r>
        <w:t xml:space="preserve">igura </w:t>
      </w:r>
      <w:r w:rsidR="001A76C8">
        <w:t xml:space="preserve">53 </w:t>
      </w:r>
      <w:r>
        <w:t xml:space="preserve">abaixo identifica se um professor efetuou a correção </w:t>
      </w:r>
      <w:r>
        <w:lastRenderedPageBreak/>
        <w:t>da avaliação selecionada, o exemplo demonstra que este fato ainda não ocorreu.</w:t>
      </w:r>
    </w:p>
    <w:p w14:paraId="69F6B99E" w14:textId="77777777" w:rsidR="005C2972" w:rsidRPr="007E2294" w:rsidRDefault="005C2972" w:rsidP="007E2294">
      <w:pPr>
        <w:pStyle w:val="TE-Normal"/>
      </w:pPr>
    </w:p>
    <w:p w14:paraId="1E6E5658" w14:textId="22D244B0" w:rsidR="007E2294" w:rsidRDefault="007E2294" w:rsidP="007E2294">
      <w:pPr>
        <w:pStyle w:val="TE-LegendaFigura"/>
      </w:pPr>
      <w:bookmarkStart w:id="395" w:name="_Toc531976716"/>
      <w:r>
        <w:t>Aviso de avaliação sem correção</w:t>
      </w:r>
      <w:bookmarkEnd w:id="395"/>
    </w:p>
    <w:p w14:paraId="11D33FD7" w14:textId="7044D459" w:rsidR="007E2294" w:rsidRDefault="007E2294" w:rsidP="004726C8">
      <w:pPr>
        <w:pStyle w:val="Figure"/>
      </w:pPr>
      <w:r w:rsidRPr="007E2294">
        <w:rPr>
          <w:lang w:val="pt-BR"/>
        </w:rPr>
        <w:drawing>
          <wp:inline distT="0" distB="0" distL="0" distR="0" wp14:anchorId="338AB855" wp14:editId="556827BC">
            <wp:extent cx="5760085" cy="1774258"/>
            <wp:effectExtent l="0" t="0" r="0" b="0"/>
            <wp:docPr id="38" name="Imagem 38" descr="C:\Users\Jackson\Documents\21-07-2017\telas\aluno\avaliacoes_corri_disci_sem co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telas\aluno\avaliacoes_corri_disci_sem cor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1774258"/>
                    </a:xfrm>
                    <a:prstGeom prst="rect">
                      <a:avLst/>
                    </a:prstGeom>
                    <a:noFill/>
                    <a:ln>
                      <a:noFill/>
                    </a:ln>
                  </pic:spPr>
                </pic:pic>
              </a:graphicData>
            </a:graphic>
          </wp:inline>
        </w:drawing>
      </w:r>
    </w:p>
    <w:p w14:paraId="1B9351D8" w14:textId="77777777" w:rsidR="007E2294" w:rsidRDefault="007E2294" w:rsidP="007E2294">
      <w:pPr>
        <w:pStyle w:val="TE-Normal"/>
      </w:pPr>
    </w:p>
    <w:p w14:paraId="1E489817" w14:textId="4A6A9C91" w:rsidR="00485CCB" w:rsidRDefault="00065A21" w:rsidP="00065A21">
      <w:pPr>
        <w:pStyle w:val="TE-Normal"/>
      </w:pPr>
      <w:r>
        <w:t xml:space="preserve">Já a tela da </w:t>
      </w:r>
      <w:r w:rsidR="00485CCB">
        <w:t>F</w:t>
      </w:r>
      <w:r>
        <w:t xml:space="preserve">igura </w:t>
      </w:r>
      <w:r w:rsidR="00485CCB">
        <w:t xml:space="preserve">54, </w:t>
      </w:r>
      <w:r>
        <w:t>representa que avaliação selecionada já foi corrigida, apresentando o nome d</w:t>
      </w:r>
      <w:r w:rsidR="00485CCB">
        <w:t>o</w:t>
      </w:r>
      <w:r>
        <w:t xml:space="preserve"> aluno seguido de sua nota, sendo que o mesmo pode clicar em seu nome para abrir a avaliação no formato PDF com a devida correção</w:t>
      </w:r>
      <w:r w:rsidR="009F06E6">
        <w:t>, após esta ação o arquivo avaliação será aberto em uma nova guia do navegador, garantindo assim a navegação ainda sobre o sistema, sem ter a necessidade de fechar a visualização de sua avaliação.</w:t>
      </w:r>
    </w:p>
    <w:p w14:paraId="61901AA0" w14:textId="77054323" w:rsidR="00065A21" w:rsidRPr="00C903E1" w:rsidRDefault="00065A21" w:rsidP="007478E3"/>
    <w:p w14:paraId="5084CDAD" w14:textId="0238BBFE" w:rsidR="007E2294" w:rsidRPr="007E2294" w:rsidRDefault="007E2294" w:rsidP="007E2294">
      <w:pPr>
        <w:pStyle w:val="TE-LegendaFigura"/>
      </w:pPr>
      <w:bookmarkStart w:id="396" w:name="_Toc531976717"/>
      <w:r>
        <w:t>Avaliação corrigida</w:t>
      </w:r>
      <w:bookmarkEnd w:id="396"/>
    </w:p>
    <w:p w14:paraId="14635F92" w14:textId="2A8761E0" w:rsidR="007E2294" w:rsidRDefault="007E2294" w:rsidP="0045501B">
      <w:pPr>
        <w:pStyle w:val="Figure"/>
      </w:pPr>
      <w:r w:rsidRPr="007E2294">
        <w:rPr>
          <w:lang w:val="pt-BR"/>
        </w:rPr>
        <w:drawing>
          <wp:inline distT="0" distB="0" distL="0" distR="0" wp14:anchorId="4F47A605" wp14:editId="2B4976B5">
            <wp:extent cx="5257800" cy="1726775"/>
            <wp:effectExtent l="0" t="0" r="0" b="6985"/>
            <wp:docPr id="47" name="Imagem 47" descr="C:\Users\Jackson\Documents\21-07-2017\telas\aluno\avaliacoes_corri_com 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aluno\avaliacoes_corri_com nota.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67813" cy="1730063"/>
                    </a:xfrm>
                    <a:prstGeom prst="rect">
                      <a:avLst/>
                    </a:prstGeom>
                    <a:noFill/>
                    <a:ln>
                      <a:noFill/>
                    </a:ln>
                  </pic:spPr>
                </pic:pic>
              </a:graphicData>
            </a:graphic>
          </wp:inline>
        </w:drawing>
      </w:r>
    </w:p>
    <w:p w14:paraId="76E638FF" w14:textId="4391FE07" w:rsidR="00AA4DD7" w:rsidRDefault="00AA4DD7" w:rsidP="007478E3">
      <w:pPr>
        <w:pStyle w:val="T2-TituloSecundario"/>
      </w:pPr>
      <w:bookmarkStart w:id="397" w:name="_Toc531976658"/>
      <w:r>
        <w:t>Conclusão</w:t>
      </w:r>
      <w:bookmarkEnd w:id="397"/>
    </w:p>
    <w:p w14:paraId="56E3BAAA" w14:textId="77777777" w:rsidR="00AA4DD7" w:rsidRDefault="00AA4DD7" w:rsidP="00AA4DD7">
      <w:pPr>
        <w:pStyle w:val="TE-Normal"/>
      </w:pPr>
      <w:r>
        <w:t xml:space="preserve">Dado o exposto das principais telas do sistema num todo, é imprescindível deixar de citar o fato do quanto é trabalhoso conciliar todos os requisitos de funcionalidades sobre o desenvolvimento de um sistema, o qual irá gerenciar informações sobre o conhecimento de alunos inseridos na ferramenta após as </w:t>
      </w:r>
      <w:r>
        <w:lastRenderedPageBreak/>
        <w:t>abordagens dos professores em sala de aula, sendo que durante o capitulo foi possível observar as diferenciações de acesso do conteúdo no sistema, contidas em cada nível de usuário.</w:t>
      </w:r>
    </w:p>
    <w:p w14:paraId="797CF5DA" w14:textId="77777777" w:rsidR="00AA4DD7" w:rsidRDefault="00AA4DD7" w:rsidP="00AA4DD7">
      <w:pPr>
        <w:pStyle w:val="TE-Normal"/>
      </w:pPr>
      <w:r>
        <w:t>Após intendido o aspecto de funcionamento da ferramenta apresentada neste capítulo, conclui-se que os aspectos da tecnologia podem garantir a evolução, como por exemplo, a tarefa da aplicação e gerenciamento das avaliações, que são instrumentos de mediação de um conhecimento gerido por um professor.</w:t>
      </w:r>
    </w:p>
    <w:p w14:paraId="07A7987F" w14:textId="49F0B431" w:rsidR="00AA4DD7" w:rsidRPr="007478E3" w:rsidRDefault="00AA4DD7" w:rsidP="007478E3">
      <w:pPr>
        <w:pStyle w:val="TE-Normal"/>
      </w:pPr>
      <w:r>
        <w:t>Ressalta-se ainda que o desenvolvimento de um sistema de nível como o apresentado neste capitulo só flui quando as dificuldades são encaradas como parte do processo, e sanadas com o a evolução sobre a absorção de novos conhecimentos, pois a complexidade sobre algo só é realmente entendida quando se é preciso fazer parte dela, e para isso a persistência e determinação precisam ser encaradas de forma precisa para que algo realmente funcione e seja concluído.</w:t>
      </w:r>
    </w:p>
    <w:p w14:paraId="3DAE2B35" w14:textId="77777777" w:rsidR="006E5045" w:rsidRPr="007478E3" w:rsidRDefault="006E5045" w:rsidP="0045501B">
      <w:pPr>
        <w:pStyle w:val="Figure"/>
        <w:rPr>
          <w:lang w:val="pt-BR"/>
        </w:rPr>
      </w:pPr>
    </w:p>
    <w:p w14:paraId="5DBC6CF0" w14:textId="07767635" w:rsidR="006E5045" w:rsidRDefault="006E5045" w:rsidP="007478E3">
      <w:pPr>
        <w:pStyle w:val="T2-TituloSecundario"/>
      </w:pPr>
      <w:bookmarkStart w:id="398" w:name="_Toc531976659"/>
      <w:r>
        <w:t>Validação</w:t>
      </w:r>
      <w:bookmarkEnd w:id="398"/>
    </w:p>
    <w:p w14:paraId="2FBFFB35" w14:textId="6D84253E" w:rsidR="006E5045" w:rsidRDefault="006E5045" w:rsidP="007478E3">
      <w:pPr>
        <w:pStyle w:val="TE-Normal"/>
      </w:pPr>
      <w:r>
        <w:t>Neste capítulo será apresentado a metodologia utilizada para validação das principais funcionalidades do sistema</w:t>
      </w:r>
      <w:r w:rsidR="000D764E">
        <w:t>,</w:t>
      </w:r>
      <w:r w:rsidR="00BC66B8">
        <w:t xml:space="preserve"> bem como o resultado </w:t>
      </w:r>
      <w:r w:rsidR="00931939">
        <w:t>da</w:t>
      </w:r>
      <w:r w:rsidR="00BC66B8">
        <w:t xml:space="preserve"> pesquisa aplicada aos participantes envolvidos.</w:t>
      </w:r>
    </w:p>
    <w:p w14:paraId="68F9D8D0" w14:textId="01AD557F" w:rsidR="006E5045" w:rsidRDefault="006E5045" w:rsidP="007478E3">
      <w:pPr>
        <w:pStyle w:val="TE-Normal"/>
      </w:pPr>
      <w:r>
        <w:t xml:space="preserve">A validação ocorreu nos dias 3 e 4 de dezembro de 2018 na instituição de ensino Serviço Nacional de Aprendizagem Industrial – SENAI em Lages SC, com uma turma de aprendizagem industrial em programador de computador, o cenário de testes </w:t>
      </w:r>
      <w:r w:rsidR="000D764E" w:rsidRPr="000D764E">
        <w:t xml:space="preserve">realizou-se </w:t>
      </w:r>
      <w:r w:rsidR="00931939">
        <w:t xml:space="preserve">em um laboratório de informática </w:t>
      </w:r>
      <w:r>
        <w:t>com a presença de alunos e professores da referida</w:t>
      </w:r>
      <w:r w:rsidR="00931939">
        <w:t xml:space="preserve"> turma, dentre os envolvidos, 14</w:t>
      </w:r>
      <w:r>
        <w:t xml:space="preserve"> discentes e </w:t>
      </w:r>
      <w:r w:rsidR="00931939">
        <w:t>3</w:t>
      </w:r>
      <w:r>
        <w:t xml:space="preserve"> docentes.</w:t>
      </w:r>
    </w:p>
    <w:p w14:paraId="3AAD32E8" w14:textId="50125CDD" w:rsidR="00BC66B8" w:rsidRDefault="00BC66B8" w:rsidP="007478E3">
      <w:pPr>
        <w:pStyle w:val="T3-TituloTerciario"/>
      </w:pPr>
      <w:bookmarkStart w:id="399" w:name="_Toc531976660"/>
      <w:r>
        <w:t>Teste do sistema</w:t>
      </w:r>
      <w:bookmarkEnd w:id="399"/>
    </w:p>
    <w:p w14:paraId="6B816FD0" w14:textId="5A9535CE" w:rsidR="00BC66B8" w:rsidRDefault="00AA4DD7" w:rsidP="007478E3">
      <w:pPr>
        <w:pStyle w:val="TE-Normal"/>
      </w:pPr>
      <w:r>
        <w:t>O propósito do cenário de testes fundamentou-se em validar o funcionamento de cadastro, edição e exclusão de: Usu</w:t>
      </w:r>
      <w:r w:rsidR="00B116DD">
        <w:t xml:space="preserve">ários, Turmas, Alunos, Disciplinas, Avaliações, Correção de Avaliações e Verificação de Acessos Indevidos, </w:t>
      </w:r>
      <w:r w:rsidR="00B116DD">
        <w:lastRenderedPageBreak/>
        <w:t>sendo que e</w:t>
      </w:r>
      <w:r w:rsidR="00310E25">
        <w:t xml:space="preserve">sta etapa de testes foi realizada pelos docentes, </w:t>
      </w:r>
      <w:r w:rsidR="00B116DD">
        <w:t>já os discentes deveriam acessar o sistema e inicializar o processo para descrever as respostas de uma avaliaç</w:t>
      </w:r>
      <w:r w:rsidR="00310E25">
        <w:t xml:space="preserve">ão, realizando também </w:t>
      </w:r>
      <w:r w:rsidR="00931939">
        <w:t>ações indevidas sobre o sistema.</w:t>
      </w:r>
    </w:p>
    <w:p w14:paraId="22DEDCB8" w14:textId="5E72AD54" w:rsidR="00310E25" w:rsidRDefault="0099089B" w:rsidP="007478E3">
      <w:pPr>
        <w:pStyle w:val="T4-TituloQuaternario"/>
      </w:pPr>
      <w:r>
        <w:t>Perfil</w:t>
      </w:r>
      <w:r w:rsidR="0010481C">
        <w:t xml:space="preserve"> coordenador</w:t>
      </w:r>
    </w:p>
    <w:p w14:paraId="09801D11" w14:textId="6178673B" w:rsidR="0010481C" w:rsidRDefault="00931939" w:rsidP="007478E3">
      <w:pPr>
        <w:pStyle w:val="TE-Normal"/>
      </w:pPr>
      <w:r>
        <w:t>Foi escolhido o perfil de coordenador para exercer boa parte dos testes</w:t>
      </w:r>
      <w:r w:rsidR="0010481C">
        <w:t>,</w:t>
      </w:r>
      <w:r>
        <w:t xml:space="preserve"> </w:t>
      </w:r>
      <w:r w:rsidR="000D764E">
        <w:t>pois este perfil</w:t>
      </w:r>
      <w:r>
        <w:t xml:space="preserve"> </w:t>
      </w:r>
      <w:r w:rsidR="000D764E">
        <w:t>pode</w:t>
      </w:r>
      <w:r w:rsidR="0010481C">
        <w:t xml:space="preserve"> </w:t>
      </w:r>
      <w:r>
        <w:t>ter acesso a todas as funcionalidades do sistema</w:t>
      </w:r>
      <w:r w:rsidR="0010481C">
        <w:t xml:space="preserve">, diante deste fato foi submetido que </w:t>
      </w:r>
      <w:r w:rsidR="0099089B">
        <w:t xml:space="preserve">um professor se autenticasse </w:t>
      </w:r>
      <w:r w:rsidR="0010481C">
        <w:t>e realizasse todos os cadastros, edições e exclusões poss</w:t>
      </w:r>
      <w:r w:rsidR="0099089B">
        <w:t>íveis, sempre chec</w:t>
      </w:r>
      <w:r w:rsidR="0010481C">
        <w:t xml:space="preserve">ando os dados para garantir a assiduidade </w:t>
      </w:r>
      <w:r w:rsidR="000D764E">
        <w:t>das informações</w:t>
      </w:r>
      <w:r w:rsidR="0099089B">
        <w:t>.</w:t>
      </w:r>
    </w:p>
    <w:p w14:paraId="7A2AC6FE" w14:textId="1FA3CF42" w:rsidR="0099089B" w:rsidRDefault="0099089B" w:rsidP="007478E3">
      <w:pPr>
        <w:pStyle w:val="T4-TituloQuaternario"/>
      </w:pPr>
      <w:r>
        <w:t>Perfil aluno</w:t>
      </w:r>
    </w:p>
    <w:p w14:paraId="70704F6C" w14:textId="3DFF2136" w:rsidR="0099089B" w:rsidRDefault="00931939" w:rsidP="007478E3">
      <w:pPr>
        <w:pStyle w:val="TE-Normal"/>
      </w:pPr>
      <w:r>
        <w:t xml:space="preserve">Após cada aluno autenticar-se ao sistema, foi solicitado para que selecionassem uma avaliação que se encontrasse disponível, orientando-os para que fizessem os devidos testes de inserção de respostas, utilização de teclas indevidas </w:t>
      </w:r>
      <w:r w:rsidR="008242E4">
        <w:t>para checagem de cancelamento de acesso</w:t>
      </w:r>
      <w:r w:rsidR="000D764E">
        <w:t xml:space="preserve"> do seu usuário,</w:t>
      </w:r>
      <w:r w:rsidR="008242E4">
        <w:t xml:space="preserve"> finalizando com a visualização de uma avaliação no formato PDF</w:t>
      </w:r>
      <w:r w:rsidR="00C903E1">
        <w:t>,</w:t>
      </w:r>
      <w:r w:rsidR="008242E4">
        <w:t xml:space="preserve"> após corrigida por um professor</w:t>
      </w:r>
      <w:r w:rsidR="000D764E">
        <w:t>.</w:t>
      </w:r>
    </w:p>
    <w:p w14:paraId="0615F407" w14:textId="3C0060A5" w:rsidR="008242E4" w:rsidRDefault="008242E4" w:rsidP="007478E3">
      <w:pPr>
        <w:pStyle w:val="T4-TituloQuaternario"/>
      </w:pPr>
      <w:r>
        <w:t>Formul</w:t>
      </w:r>
      <w:r w:rsidR="00362A9D">
        <w:t>ário para pesquisa de</w:t>
      </w:r>
      <w:r>
        <w:t xml:space="preserve"> avaliação</w:t>
      </w:r>
    </w:p>
    <w:p w14:paraId="23702722" w14:textId="2A0E291B" w:rsidR="008242E4" w:rsidRDefault="000C062D" w:rsidP="007478E3">
      <w:pPr>
        <w:pStyle w:val="TE-Normal"/>
      </w:pPr>
      <w:r>
        <w:t>Finalizado a etapa de</w:t>
      </w:r>
      <w:r w:rsidR="008242E4">
        <w:t xml:space="preserve"> testes de funcionamento e experiência sobre </w:t>
      </w:r>
      <w:r>
        <w:t>o</w:t>
      </w:r>
      <w:r w:rsidR="008242E4">
        <w:t xml:space="preserve"> sistema, alunos e professores respondiam um formulário de avaliação. As questões abordadas neste formulário</w:t>
      </w:r>
      <w:r w:rsidR="00362A9D">
        <w:t>,</w:t>
      </w:r>
      <w:r w:rsidR="008242E4">
        <w:t xml:space="preserve"> </w:t>
      </w:r>
      <w:r w:rsidR="000D764E">
        <w:t xml:space="preserve">visavam obter dados cruciais para quantificar as possíveis dificuldades que os professores e alunos encontram ao trabalhar com métodos de gerenciamento de avaliações </w:t>
      </w:r>
      <w:r w:rsidR="00362A9D">
        <w:t>de forma manual.</w:t>
      </w:r>
    </w:p>
    <w:p w14:paraId="35B634A3" w14:textId="35646DB8" w:rsidR="00362A9D" w:rsidRDefault="00362A9D" w:rsidP="007478E3">
      <w:pPr>
        <w:pStyle w:val="TE-Normal"/>
      </w:pPr>
      <w:r>
        <w:t>Foi estruturado dois formulários</w:t>
      </w:r>
      <w:r w:rsidR="00C903E1">
        <w:t xml:space="preserve"> para uma melhor</w:t>
      </w:r>
      <w:r w:rsidR="00085592">
        <w:t xml:space="preserve"> apresentação das</w:t>
      </w:r>
      <w:r>
        <w:t xml:space="preserve"> respostas, sendo um para os discentes e outro para os docentes.</w:t>
      </w:r>
    </w:p>
    <w:p w14:paraId="43C85DD9" w14:textId="6D0CE9EB" w:rsidR="00362A9D" w:rsidRDefault="00362A9D" w:rsidP="007478E3">
      <w:pPr>
        <w:pStyle w:val="T5-TituloQuinario"/>
      </w:pPr>
      <w:r>
        <w:t>Discente</w:t>
      </w:r>
    </w:p>
    <w:p w14:paraId="2376C8B8" w14:textId="28CEAE64" w:rsidR="00362A9D" w:rsidRDefault="00362A9D" w:rsidP="007478E3">
      <w:pPr>
        <w:pStyle w:val="TE-Normal"/>
      </w:pPr>
      <w:r>
        <w:t xml:space="preserve">As questões abaixo foram utilizadas no formulário de avaliação do discente, </w:t>
      </w:r>
      <w:r w:rsidR="00085592">
        <w:lastRenderedPageBreak/>
        <w:t xml:space="preserve">estas apresentadas com a pergunta seguida de suas respectivas alternativas, podendo o aluno apenas escolher uma alternativa, </w:t>
      </w:r>
      <w:r>
        <w:t>sendo elas:</w:t>
      </w:r>
    </w:p>
    <w:p w14:paraId="6E577475" w14:textId="0C8CD8EC" w:rsidR="00362A9D" w:rsidRDefault="00362A9D" w:rsidP="007478E3">
      <w:pPr>
        <w:pStyle w:val="TE-Normal"/>
        <w:numPr>
          <w:ilvl w:val="0"/>
          <w:numId w:val="43"/>
        </w:numPr>
      </w:pPr>
      <w:r>
        <w:t>Você utilizaria um sistema de avaliações online presencial, reduzindo assim impressões e garantindo um ambiente mais sustentável?</w:t>
      </w:r>
    </w:p>
    <w:p w14:paraId="2C1BA284" w14:textId="746BC9B2" w:rsidR="00362A9D" w:rsidRDefault="00362A9D" w:rsidP="007478E3">
      <w:pPr>
        <w:pStyle w:val="TE-Normal"/>
        <w:ind w:left="360"/>
      </w:pPr>
      <w:proofErr w:type="gramStart"/>
      <w:r>
        <w:t>(  )</w:t>
      </w:r>
      <w:proofErr w:type="gramEnd"/>
      <w:r>
        <w:t xml:space="preserve"> SIM</w:t>
      </w:r>
    </w:p>
    <w:p w14:paraId="3B367F17" w14:textId="762DB57D" w:rsidR="00362A9D" w:rsidRDefault="00362A9D" w:rsidP="007478E3">
      <w:pPr>
        <w:pStyle w:val="TE-Normal"/>
        <w:ind w:left="360"/>
      </w:pPr>
      <w:proofErr w:type="gramStart"/>
      <w:r>
        <w:t>(  )</w:t>
      </w:r>
      <w:proofErr w:type="gramEnd"/>
      <w:r>
        <w:t xml:space="preserve"> NÃO</w:t>
      </w:r>
    </w:p>
    <w:p w14:paraId="34B666BB" w14:textId="3E30CD5F" w:rsidR="00362A9D" w:rsidRDefault="00362A9D" w:rsidP="007478E3">
      <w:pPr>
        <w:pStyle w:val="TE-Normal"/>
        <w:numPr>
          <w:ilvl w:val="0"/>
          <w:numId w:val="43"/>
        </w:numPr>
      </w:pPr>
      <w:r>
        <w:t>No seu ponto de vista, qual a melhor maneira de se responder uma avaliação teórica?</w:t>
      </w:r>
    </w:p>
    <w:p w14:paraId="548FD173" w14:textId="75BD2003" w:rsidR="00362A9D" w:rsidRDefault="00362A9D" w:rsidP="007478E3">
      <w:pPr>
        <w:pStyle w:val="TE-Normal"/>
        <w:ind w:left="360"/>
      </w:pPr>
      <w:proofErr w:type="gramStart"/>
      <w:r>
        <w:t>(  )</w:t>
      </w:r>
      <w:proofErr w:type="gramEnd"/>
      <w:r>
        <w:t xml:space="preserve"> De forma manual</w:t>
      </w:r>
    </w:p>
    <w:p w14:paraId="2C63077D" w14:textId="0E5CBB21" w:rsidR="00362A9D" w:rsidRDefault="00362A9D" w:rsidP="007478E3">
      <w:pPr>
        <w:pStyle w:val="TE-Normal"/>
        <w:ind w:left="360"/>
      </w:pPr>
      <w:proofErr w:type="gramStart"/>
      <w:r>
        <w:t>(  )</w:t>
      </w:r>
      <w:proofErr w:type="gramEnd"/>
      <w:r>
        <w:t xml:space="preserve"> De forma informatizada</w:t>
      </w:r>
    </w:p>
    <w:p w14:paraId="6E2310A9" w14:textId="79E35064" w:rsidR="00362A9D" w:rsidRDefault="00362A9D" w:rsidP="007478E3">
      <w:pPr>
        <w:pStyle w:val="TE-Normal"/>
        <w:numPr>
          <w:ilvl w:val="0"/>
          <w:numId w:val="43"/>
        </w:numPr>
      </w:pPr>
      <w:r>
        <w:t>Quanto tempo em média seu professor demora para postar a nota de uma avaliação?</w:t>
      </w:r>
    </w:p>
    <w:p w14:paraId="524323D2" w14:textId="1683A420" w:rsidR="00362A9D" w:rsidRDefault="00362A9D" w:rsidP="007478E3">
      <w:pPr>
        <w:pStyle w:val="TE-Normal"/>
        <w:ind w:left="360"/>
      </w:pPr>
      <w:proofErr w:type="gramStart"/>
      <w:r>
        <w:t>(  )</w:t>
      </w:r>
      <w:proofErr w:type="gramEnd"/>
      <w:r>
        <w:t xml:space="preserve"> De 1 à 3 dias</w:t>
      </w:r>
    </w:p>
    <w:p w14:paraId="74C21603" w14:textId="533C2FDF" w:rsidR="00362A9D" w:rsidRDefault="00362A9D" w:rsidP="007478E3">
      <w:pPr>
        <w:pStyle w:val="TE-Normal"/>
        <w:ind w:left="360"/>
      </w:pPr>
      <w:proofErr w:type="gramStart"/>
      <w:r>
        <w:t>(  )</w:t>
      </w:r>
      <w:proofErr w:type="gramEnd"/>
      <w:r>
        <w:t xml:space="preserve"> De 4 à 5 dias</w:t>
      </w:r>
    </w:p>
    <w:p w14:paraId="54D3726A" w14:textId="361E944E" w:rsidR="00362A9D" w:rsidRDefault="00362A9D" w:rsidP="007478E3">
      <w:pPr>
        <w:pStyle w:val="TE-Normal"/>
        <w:ind w:left="360"/>
      </w:pPr>
      <w:proofErr w:type="gramStart"/>
      <w:r>
        <w:t>(  )</w:t>
      </w:r>
      <w:proofErr w:type="gramEnd"/>
      <w:r>
        <w:t xml:space="preserve"> Mais de 5 dias</w:t>
      </w:r>
    </w:p>
    <w:p w14:paraId="4ED93A21" w14:textId="4E2C38F8" w:rsidR="00362A9D" w:rsidRDefault="00362A9D" w:rsidP="007478E3">
      <w:pPr>
        <w:pStyle w:val="TE-Normal"/>
        <w:ind w:left="360"/>
      </w:pPr>
      <w:proofErr w:type="gramStart"/>
      <w:r>
        <w:t>(  )</w:t>
      </w:r>
      <w:proofErr w:type="gramEnd"/>
      <w:r>
        <w:t xml:space="preserve"> De uma a duas semanas</w:t>
      </w:r>
    </w:p>
    <w:p w14:paraId="7E97D3DC" w14:textId="11926A9F" w:rsidR="00362A9D" w:rsidRDefault="00362A9D" w:rsidP="007478E3">
      <w:pPr>
        <w:pStyle w:val="TE-Normal"/>
        <w:ind w:left="360"/>
      </w:pPr>
      <w:proofErr w:type="gramStart"/>
      <w:r>
        <w:t>(  )</w:t>
      </w:r>
      <w:proofErr w:type="gramEnd"/>
      <w:r>
        <w:t xml:space="preserve"> Duas semas ou mais</w:t>
      </w:r>
    </w:p>
    <w:p w14:paraId="21A790E4" w14:textId="2FC5F833" w:rsidR="00362A9D" w:rsidRDefault="00362A9D" w:rsidP="007478E3">
      <w:pPr>
        <w:pStyle w:val="TE-Normal"/>
        <w:numPr>
          <w:ilvl w:val="0"/>
          <w:numId w:val="43"/>
        </w:numPr>
      </w:pPr>
      <w:r>
        <w:t>Você acredita que, a informatização do processo de aplicação e gerenciamento de avaliações, possa trazer benefícios em relação ao método utilizado atualmente?</w:t>
      </w:r>
    </w:p>
    <w:p w14:paraId="346E38F2" w14:textId="7E8F4D2C" w:rsidR="00362A9D" w:rsidRDefault="00362A9D" w:rsidP="007478E3">
      <w:pPr>
        <w:pStyle w:val="TE-Normal"/>
        <w:ind w:left="360"/>
      </w:pPr>
      <w:proofErr w:type="gramStart"/>
      <w:r>
        <w:t>(  )</w:t>
      </w:r>
      <w:proofErr w:type="gramEnd"/>
      <w:r>
        <w:t xml:space="preserve"> SIM</w:t>
      </w:r>
    </w:p>
    <w:p w14:paraId="15C73A98" w14:textId="28CF3B12" w:rsidR="00362A9D" w:rsidRDefault="00362A9D" w:rsidP="007478E3">
      <w:pPr>
        <w:pStyle w:val="TE-Normal"/>
        <w:ind w:left="360"/>
      </w:pPr>
      <w:proofErr w:type="gramStart"/>
      <w:r>
        <w:t>(  )</w:t>
      </w:r>
      <w:proofErr w:type="gramEnd"/>
      <w:r>
        <w:t xml:space="preserve"> NÃO</w:t>
      </w:r>
    </w:p>
    <w:p w14:paraId="01FBEA79" w14:textId="2DB4723D" w:rsidR="00362A9D" w:rsidRDefault="00362A9D" w:rsidP="007478E3">
      <w:pPr>
        <w:pStyle w:val="TE-Normal"/>
        <w:numPr>
          <w:ilvl w:val="0"/>
          <w:numId w:val="43"/>
        </w:numPr>
      </w:pPr>
      <w:r>
        <w:t>Em uma escala de 0 a 10, qual seu nível de satisfação ao utilizar um sistema de avaliações online?</w:t>
      </w:r>
    </w:p>
    <w:p w14:paraId="0CAEE7CD" w14:textId="01D27DF2" w:rsidR="007C7A07" w:rsidRDefault="007C7A07" w:rsidP="007478E3">
      <w:pPr>
        <w:pStyle w:val="T5-TituloQuinario"/>
      </w:pPr>
      <w:r>
        <w:t>Docente</w:t>
      </w:r>
    </w:p>
    <w:p w14:paraId="7E0E3349" w14:textId="4AE40633" w:rsidR="007C7A07" w:rsidRDefault="007C7A07" w:rsidP="007478E3">
      <w:pPr>
        <w:pStyle w:val="TE-Normal"/>
      </w:pPr>
      <w:r>
        <w:t xml:space="preserve">As perguntas abaixo foram estruturadas </w:t>
      </w:r>
      <w:r w:rsidR="00085592">
        <w:t>com uma pergunta cada, seguida por suas alternativas, entretanto o professor ficou restrito da escolha de somente uma alternativa</w:t>
      </w:r>
      <w:r>
        <w:t xml:space="preserve"> </w:t>
      </w:r>
      <w:r w:rsidR="00085592">
        <w:t xml:space="preserve">por questão, </w:t>
      </w:r>
      <w:r>
        <w:t>sendo as elencadas:</w:t>
      </w:r>
    </w:p>
    <w:p w14:paraId="0E64EB3C" w14:textId="05D4B677" w:rsidR="007C7A07" w:rsidRDefault="007C7A07" w:rsidP="007478E3">
      <w:pPr>
        <w:pStyle w:val="TE-Normal"/>
        <w:numPr>
          <w:ilvl w:val="0"/>
          <w:numId w:val="44"/>
        </w:numPr>
      </w:pPr>
      <w:r>
        <w:t>Você possui um repositório de avaliações em um único lugar específico?</w:t>
      </w:r>
    </w:p>
    <w:p w14:paraId="50A10449" w14:textId="1324E916" w:rsidR="007C7A07" w:rsidRDefault="007C7A07" w:rsidP="007478E3">
      <w:pPr>
        <w:pStyle w:val="TE-Normal"/>
        <w:ind w:left="360"/>
      </w:pPr>
      <w:proofErr w:type="gramStart"/>
      <w:r>
        <w:lastRenderedPageBreak/>
        <w:t>(  )</w:t>
      </w:r>
      <w:proofErr w:type="gramEnd"/>
      <w:r>
        <w:t xml:space="preserve"> SIM </w:t>
      </w:r>
    </w:p>
    <w:p w14:paraId="4C2E33CB" w14:textId="6D80B002" w:rsidR="007C7A07" w:rsidRDefault="007C7A07" w:rsidP="007478E3">
      <w:pPr>
        <w:pStyle w:val="TE-Normal"/>
        <w:ind w:left="360"/>
      </w:pPr>
      <w:proofErr w:type="gramStart"/>
      <w:r>
        <w:t>(  )</w:t>
      </w:r>
      <w:proofErr w:type="gramEnd"/>
      <w:r>
        <w:t xml:space="preserve"> NÃO</w:t>
      </w:r>
    </w:p>
    <w:p w14:paraId="2385D355" w14:textId="2FE07AE8" w:rsidR="007C7A07" w:rsidRDefault="007C7A07" w:rsidP="007478E3">
      <w:pPr>
        <w:pStyle w:val="TE-Normal"/>
        <w:ind w:left="360"/>
      </w:pPr>
      <w:proofErr w:type="gramStart"/>
      <w:r>
        <w:t>(  )</w:t>
      </w:r>
      <w:proofErr w:type="gramEnd"/>
      <w:r>
        <w:t xml:space="preserve"> Não sei responder </w:t>
      </w:r>
    </w:p>
    <w:p w14:paraId="60091C86" w14:textId="6001D686" w:rsidR="007C7A07" w:rsidRDefault="007C7A07" w:rsidP="007478E3">
      <w:pPr>
        <w:pStyle w:val="TE-Normal"/>
        <w:numPr>
          <w:ilvl w:val="0"/>
          <w:numId w:val="44"/>
        </w:numPr>
      </w:pPr>
      <w:r>
        <w:t>Quanto tempo em média você leva para corrigir uma prova com questões objetivas?</w:t>
      </w:r>
    </w:p>
    <w:p w14:paraId="589826CE" w14:textId="47663937" w:rsidR="007C7A07" w:rsidRDefault="007C7A07" w:rsidP="007478E3">
      <w:pPr>
        <w:pStyle w:val="TE-Normal"/>
        <w:ind w:left="360"/>
      </w:pPr>
      <w:proofErr w:type="gramStart"/>
      <w:r>
        <w:t>(  )</w:t>
      </w:r>
      <w:proofErr w:type="gramEnd"/>
      <w:r>
        <w:t xml:space="preserve"> Menos de um minuto</w:t>
      </w:r>
    </w:p>
    <w:p w14:paraId="60159CC7" w14:textId="2349726F" w:rsidR="007C7A07" w:rsidRDefault="007C7A07" w:rsidP="007478E3">
      <w:pPr>
        <w:pStyle w:val="TE-Normal"/>
        <w:ind w:left="360"/>
      </w:pPr>
      <w:proofErr w:type="gramStart"/>
      <w:r>
        <w:t>(  )</w:t>
      </w:r>
      <w:proofErr w:type="gramEnd"/>
      <w:r>
        <w:t xml:space="preserve"> De 1 à 2 minutos</w:t>
      </w:r>
    </w:p>
    <w:p w14:paraId="382C665F" w14:textId="4FAF9A52" w:rsidR="007C7A07" w:rsidRDefault="007C7A07" w:rsidP="007478E3">
      <w:pPr>
        <w:pStyle w:val="TE-Normal"/>
        <w:ind w:left="360"/>
      </w:pPr>
      <w:proofErr w:type="gramStart"/>
      <w:r>
        <w:t>(  )</w:t>
      </w:r>
      <w:proofErr w:type="gramEnd"/>
      <w:r>
        <w:t xml:space="preserve"> De 3 à 4 minutos</w:t>
      </w:r>
    </w:p>
    <w:p w14:paraId="1A600974" w14:textId="48BA424B" w:rsidR="007C7A07" w:rsidRDefault="007C7A07" w:rsidP="007478E3">
      <w:pPr>
        <w:pStyle w:val="TE-Normal"/>
        <w:ind w:left="360"/>
      </w:pPr>
      <w:proofErr w:type="gramStart"/>
      <w:r>
        <w:t>(  )</w:t>
      </w:r>
      <w:proofErr w:type="gramEnd"/>
      <w:r>
        <w:t xml:space="preserve"> Mais de quatro minutos</w:t>
      </w:r>
    </w:p>
    <w:p w14:paraId="715770CB" w14:textId="5EA5C805" w:rsidR="007C7A07" w:rsidRDefault="007C7A07" w:rsidP="007478E3">
      <w:pPr>
        <w:pStyle w:val="TE-Normal"/>
        <w:numPr>
          <w:ilvl w:val="0"/>
          <w:numId w:val="44"/>
        </w:numPr>
      </w:pPr>
      <w:r>
        <w:t>Quanto tempo em média você leva para corrigir uma prova com questões subjetivas?</w:t>
      </w:r>
    </w:p>
    <w:p w14:paraId="428F0ACA" w14:textId="06D8FBC9" w:rsidR="007C7A07" w:rsidRDefault="007C7A07" w:rsidP="007478E3">
      <w:pPr>
        <w:pStyle w:val="TE-Normal"/>
        <w:ind w:left="360"/>
      </w:pPr>
      <w:proofErr w:type="gramStart"/>
      <w:r>
        <w:t>(  )</w:t>
      </w:r>
      <w:proofErr w:type="gramEnd"/>
      <w:r>
        <w:t xml:space="preserve"> Menos de um minuto</w:t>
      </w:r>
    </w:p>
    <w:p w14:paraId="049DC8B8" w14:textId="2DE79B65" w:rsidR="007C7A07" w:rsidRDefault="007C7A07" w:rsidP="007478E3">
      <w:pPr>
        <w:pStyle w:val="TE-Normal"/>
        <w:ind w:left="360"/>
      </w:pPr>
      <w:proofErr w:type="gramStart"/>
      <w:r>
        <w:t>(  )</w:t>
      </w:r>
      <w:proofErr w:type="gramEnd"/>
      <w:r>
        <w:t xml:space="preserve"> De 1 minuto a 2</w:t>
      </w:r>
    </w:p>
    <w:p w14:paraId="3429EC73" w14:textId="4477E611" w:rsidR="007C7A07" w:rsidRDefault="007C7A07" w:rsidP="007478E3">
      <w:pPr>
        <w:pStyle w:val="TE-Normal"/>
        <w:ind w:left="360"/>
      </w:pPr>
      <w:proofErr w:type="gramStart"/>
      <w:r>
        <w:t>(  )</w:t>
      </w:r>
      <w:proofErr w:type="gramEnd"/>
      <w:r>
        <w:t xml:space="preserve"> De 2 minutos a 3</w:t>
      </w:r>
    </w:p>
    <w:p w14:paraId="4760B4B2" w14:textId="1AB803BF" w:rsidR="007C7A07" w:rsidRDefault="007C7A07" w:rsidP="007478E3">
      <w:pPr>
        <w:pStyle w:val="TE-Normal"/>
        <w:ind w:left="360"/>
      </w:pPr>
      <w:proofErr w:type="gramStart"/>
      <w:r>
        <w:t>(  )</w:t>
      </w:r>
      <w:proofErr w:type="gramEnd"/>
      <w:r>
        <w:t xml:space="preserve"> De 3 minutos a 4</w:t>
      </w:r>
    </w:p>
    <w:p w14:paraId="6400DDFD" w14:textId="3021B186" w:rsidR="007C7A07" w:rsidRDefault="007C7A07" w:rsidP="007478E3">
      <w:pPr>
        <w:pStyle w:val="TE-Normal"/>
        <w:ind w:left="360"/>
      </w:pPr>
      <w:proofErr w:type="gramStart"/>
      <w:r>
        <w:t>(  )</w:t>
      </w:r>
      <w:proofErr w:type="gramEnd"/>
      <w:r>
        <w:t xml:space="preserve"> Mais de quatro minutos</w:t>
      </w:r>
    </w:p>
    <w:p w14:paraId="10511E23" w14:textId="0FFCCC7A" w:rsidR="007C7A07" w:rsidRDefault="007C7A07" w:rsidP="007478E3">
      <w:pPr>
        <w:pStyle w:val="TE-Normal"/>
        <w:numPr>
          <w:ilvl w:val="0"/>
          <w:numId w:val="44"/>
        </w:numPr>
      </w:pPr>
      <w:r>
        <w:t>Quanto tempo em média você leva para corrigir uma prova com questões objetivas e subjetivas?</w:t>
      </w:r>
    </w:p>
    <w:p w14:paraId="12FDD56C" w14:textId="09F438D6" w:rsidR="007C7A07" w:rsidRDefault="00085592" w:rsidP="007478E3">
      <w:pPr>
        <w:pStyle w:val="TE-Normal"/>
        <w:ind w:left="360"/>
      </w:pPr>
      <w:proofErr w:type="gramStart"/>
      <w:r>
        <w:t>(  )</w:t>
      </w:r>
      <w:proofErr w:type="gramEnd"/>
      <w:r>
        <w:t xml:space="preserve"> </w:t>
      </w:r>
      <w:r w:rsidR="007C7A07">
        <w:t>Menos de um minuto</w:t>
      </w:r>
    </w:p>
    <w:p w14:paraId="2EF14642" w14:textId="061ED9FA" w:rsidR="007C7A07" w:rsidRDefault="00085592" w:rsidP="007478E3">
      <w:pPr>
        <w:pStyle w:val="TE-Normal"/>
        <w:ind w:left="360"/>
      </w:pPr>
      <w:proofErr w:type="gramStart"/>
      <w:r>
        <w:t>(  )</w:t>
      </w:r>
      <w:proofErr w:type="gramEnd"/>
      <w:r>
        <w:t xml:space="preserve"> </w:t>
      </w:r>
      <w:r w:rsidR="007C7A07">
        <w:t>De 1 minuto a 2</w:t>
      </w:r>
    </w:p>
    <w:p w14:paraId="79212A64" w14:textId="68D5A578" w:rsidR="007C7A07" w:rsidRDefault="00085592" w:rsidP="007478E3">
      <w:pPr>
        <w:pStyle w:val="TE-Normal"/>
        <w:ind w:left="360"/>
      </w:pPr>
      <w:proofErr w:type="gramStart"/>
      <w:r>
        <w:t>(  )</w:t>
      </w:r>
      <w:proofErr w:type="gramEnd"/>
      <w:r>
        <w:t xml:space="preserve"> </w:t>
      </w:r>
      <w:r w:rsidR="007C7A07">
        <w:t>De 2 minutos a 3</w:t>
      </w:r>
    </w:p>
    <w:p w14:paraId="0864250F" w14:textId="33EDA367" w:rsidR="007C7A07" w:rsidRDefault="00085592" w:rsidP="007478E3">
      <w:pPr>
        <w:pStyle w:val="TE-Normal"/>
        <w:ind w:left="360"/>
      </w:pPr>
      <w:proofErr w:type="gramStart"/>
      <w:r>
        <w:t>(  )</w:t>
      </w:r>
      <w:proofErr w:type="gramEnd"/>
      <w:r>
        <w:t xml:space="preserve"> </w:t>
      </w:r>
      <w:r w:rsidR="007C7A07">
        <w:t>De 3 minutos a 4</w:t>
      </w:r>
    </w:p>
    <w:p w14:paraId="04EE6521" w14:textId="7B1975E7" w:rsidR="007C7A07" w:rsidRDefault="00085592" w:rsidP="007478E3">
      <w:pPr>
        <w:pStyle w:val="TE-Normal"/>
        <w:ind w:left="360"/>
      </w:pPr>
      <w:proofErr w:type="gramStart"/>
      <w:r>
        <w:t>(  )</w:t>
      </w:r>
      <w:proofErr w:type="gramEnd"/>
      <w:r>
        <w:t xml:space="preserve"> </w:t>
      </w:r>
      <w:r w:rsidR="007C7A07">
        <w:t>Mais de quatro minutos</w:t>
      </w:r>
    </w:p>
    <w:p w14:paraId="48AA4AB3" w14:textId="796EECCD" w:rsidR="007C7A07" w:rsidRDefault="007C7A07" w:rsidP="007478E3">
      <w:pPr>
        <w:pStyle w:val="TE-Normal"/>
        <w:numPr>
          <w:ilvl w:val="0"/>
          <w:numId w:val="44"/>
        </w:numPr>
      </w:pPr>
      <w:r>
        <w:t>Qual a média de alunos numa turma que você aplica provas teóricas frequentemente?</w:t>
      </w:r>
    </w:p>
    <w:p w14:paraId="48009935" w14:textId="77777777" w:rsidR="007C7A07" w:rsidRDefault="007C7A07" w:rsidP="007478E3">
      <w:pPr>
        <w:pStyle w:val="TE-Normal"/>
        <w:ind w:left="360"/>
      </w:pPr>
      <w:r>
        <w:t>Menos de 15 alunos</w:t>
      </w:r>
    </w:p>
    <w:p w14:paraId="5A025A79" w14:textId="77777777" w:rsidR="007C7A07" w:rsidRDefault="007C7A07" w:rsidP="007478E3">
      <w:pPr>
        <w:pStyle w:val="TE-Normal"/>
        <w:ind w:left="360"/>
      </w:pPr>
      <w:r>
        <w:t>De 15 a 20 alunos</w:t>
      </w:r>
    </w:p>
    <w:p w14:paraId="2755B418" w14:textId="77777777" w:rsidR="007C7A07" w:rsidRDefault="007C7A07" w:rsidP="007478E3">
      <w:pPr>
        <w:pStyle w:val="TE-Normal"/>
        <w:ind w:left="360"/>
      </w:pPr>
      <w:r>
        <w:t>De 20 a 25 alunos</w:t>
      </w:r>
    </w:p>
    <w:p w14:paraId="1DEAB1EC" w14:textId="77777777" w:rsidR="007C7A07" w:rsidRDefault="007C7A07" w:rsidP="007478E3">
      <w:pPr>
        <w:pStyle w:val="TE-Normal"/>
        <w:ind w:left="360"/>
      </w:pPr>
      <w:r>
        <w:t>De 25 a 30 alunos</w:t>
      </w:r>
    </w:p>
    <w:p w14:paraId="4FB85CDC" w14:textId="77777777" w:rsidR="007C7A07" w:rsidRDefault="007C7A07" w:rsidP="007478E3">
      <w:pPr>
        <w:pStyle w:val="TE-Normal"/>
        <w:ind w:left="360"/>
      </w:pPr>
      <w:r>
        <w:t>Até 40 alunos</w:t>
      </w:r>
    </w:p>
    <w:p w14:paraId="6ECF519D" w14:textId="77777777" w:rsidR="007C7A07" w:rsidRDefault="007C7A07" w:rsidP="007478E3">
      <w:pPr>
        <w:pStyle w:val="TE-Normal"/>
        <w:ind w:left="360"/>
      </w:pPr>
      <w:r>
        <w:lastRenderedPageBreak/>
        <w:t>Mais de 40 alunos</w:t>
      </w:r>
    </w:p>
    <w:p w14:paraId="227AF13E" w14:textId="493890BF" w:rsidR="007C7A07" w:rsidRDefault="007C7A07" w:rsidP="007478E3">
      <w:pPr>
        <w:pStyle w:val="TE-Normal"/>
        <w:numPr>
          <w:ilvl w:val="0"/>
          <w:numId w:val="44"/>
        </w:numPr>
      </w:pPr>
      <w:r>
        <w:t>Ao concluir as correções das avaliações, no mesmo instante você repassa as notas para um ambiente online onde os alunos possam visualizar?</w:t>
      </w:r>
    </w:p>
    <w:p w14:paraId="61859F14" w14:textId="77777777" w:rsidR="007C7A07" w:rsidRDefault="007C7A07" w:rsidP="007478E3">
      <w:pPr>
        <w:pStyle w:val="TE-Normal"/>
        <w:ind w:left="360"/>
      </w:pPr>
      <w:r>
        <w:t>SIM</w:t>
      </w:r>
    </w:p>
    <w:p w14:paraId="5E34AE03" w14:textId="77777777" w:rsidR="007C7A07" w:rsidRDefault="007C7A07" w:rsidP="007478E3">
      <w:pPr>
        <w:pStyle w:val="TE-Normal"/>
        <w:ind w:left="360"/>
      </w:pPr>
      <w:r>
        <w:t>NÃO</w:t>
      </w:r>
    </w:p>
    <w:p w14:paraId="26048A93" w14:textId="77777777" w:rsidR="007C7A07" w:rsidRDefault="007C7A07" w:rsidP="007478E3">
      <w:pPr>
        <w:pStyle w:val="TE-Normal"/>
        <w:ind w:left="360"/>
      </w:pPr>
      <w:r>
        <w:t>As vezes</w:t>
      </w:r>
    </w:p>
    <w:p w14:paraId="1744E8F2" w14:textId="4BE499DF" w:rsidR="007C7A07" w:rsidRDefault="007C7A07" w:rsidP="007478E3">
      <w:pPr>
        <w:pStyle w:val="TE-Normal"/>
        <w:numPr>
          <w:ilvl w:val="0"/>
          <w:numId w:val="44"/>
        </w:numPr>
      </w:pPr>
      <w:r>
        <w:t>Você gostaria de possuir um repositório para manter suas avaliações online, podendo ter acesso a elas de qualquer lugar e a qualquer momento?</w:t>
      </w:r>
    </w:p>
    <w:p w14:paraId="49A94097" w14:textId="1BEFD2F6" w:rsidR="007C7A07" w:rsidRDefault="00A924F6" w:rsidP="007478E3">
      <w:pPr>
        <w:pStyle w:val="TE-Normal"/>
        <w:ind w:left="360"/>
      </w:pPr>
      <w:proofErr w:type="gramStart"/>
      <w:r>
        <w:t>(  )</w:t>
      </w:r>
      <w:proofErr w:type="gramEnd"/>
      <w:r>
        <w:t xml:space="preserve"> </w:t>
      </w:r>
      <w:r w:rsidR="007C7A07">
        <w:t>SIM</w:t>
      </w:r>
    </w:p>
    <w:p w14:paraId="7D1FAEED" w14:textId="03547D1A" w:rsidR="007C7A07" w:rsidRDefault="00A924F6" w:rsidP="007478E3">
      <w:pPr>
        <w:pStyle w:val="TE-Normal"/>
        <w:ind w:left="360"/>
      </w:pPr>
      <w:proofErr w:type="gramStart"/>
      <w:r>
        <w:t>(  )</w:t>
      </w:r>
      <w:proofErr w:type="gramEnd"/>
      <w:r>
        <w:t xml:space="preserve"> </w:t>
      </w:r>
      <w:r w:rsidR="007C7A07">
        <w:t>NÃO</w:t>
      </w:r>
    </w:p>
    <w:p w14:paraId="4386C4A4" w14:textId="263E79BB" w:rsidR="007C7A07" w:rsidRDefault="00A924F6" w:rsidP="007478E3">
      <w:pPr>
        <w:pStyle w:val="TE-Normal"/>
        <w:ind w:left="360"/>
      </w:pPr>
      <w:proofErr w:type="gramStart"/>
      <w:r>
        <w:t>(  )</w:t>
      </w:r>
      <w:proofErr w:type="gramEnd"/>
      <w:r>
        <w:t xml:space="preserve"> </w:t>
      </w:r>
      <w:r w:rsidR="007C7A07">
        <w:t xml:space="preserve">Não sei responder </w:t>
      </w:r>
    </w:p>
    <w:p w14:paraId="24329BE0" w14:textId="757FD89E" w:rsidR="007C7A07" w:rsidRDefault="007C7A07" w:rsidP="007478E3">
      <w:pPr>
        <w:pStyle w:val="TE-Normal"/>
        <w:numPr>
          <w:ilvl w:val="0"/>
          <w:numId w:val="44"/>
        </w:numPr>
      </w:pPr>
      <w:r>
        <w:t>Em média quantas avaliações você aplica em uma única turma no trimestre?</w:t>
      </w:r>
    </w:p>
    <w:p w14:paraId="4492A11D" w14:textId="664C8EE6" w:rsidR="007C7A07" w:rsidRDefault="00A924F6" w:rsidP="007478E3">
      <w:pPr>
        <w:pStyle w:val="TE-Normal"/>
        <w:ind w:left="360"/>
      </w:pPr>
      <w:proofErr w:type="gramStart"/>
      <w:r>
        <w:t>(  )</w:t>
      </w:r>
      <w:proofErr w:type="gramEnd"/>
      <w:r>
        <w:t xml:space="preserve"> </w:t>
      </w:r>
      <w:r w:rsidR="00545318">
        <w:t>De 1 à</w:t>
      </w:r>
      <w:r w:rsidR="007C7A07">
        <w:t xml:space="preserve"> 2 avaliações</w:t>
      </w:r>
    </w:p>
    <w:p w14:paraId="483BACFA" w14:textId="400CD443" w:rsidR="007C7A07" w:rsidRDefault="00A924F6" w:rsidP="007478E3">
      <w:pPr>
        <w:pStyle w:val="TE-Normal"/>
        <w:ind w:left="360"/>
      </w:pPr>
      <w:proofErr w:type="gramStart"/>
      <w:r>
        <w:t>(  )</w:t>
      </w:r>
      <w:proofErr w:type="gramEnd"/>
      <w:r>
        <w:t xml:space="preserve"> </w:t>
      </w:r>
      <w:r w:rsidR="00545318">
        <w:t>De 2 à</w:t>
      </w:r>
      <w:r w:rsidR="007C7A07">
        <w:t xml:space="preserve"> 3 avaliações</w:t>
      </w:r>
    </w:p>
    <w:p w14:paraId="3467CBB0" w14:textId="3D1C4A56" w:rsidR="007C7A07" w:rsidRDefault="00A924F6" w:rsidP="007478E3">
      <w:pPr>
        <w:pStyle w:val="TE-Normal"/>
        <w:ind w:left="360"/>
      </w:pPr>
      <w:proofErr w:type="gramStart"/>
      <w:r>
        <w:t>(  )</w:t>
      </w:r>
      <w:proofErr w:type="gramEnd"/>
      <w:r>
        <w:t xml:space="preserve"> </w:t>
      </w:r>
      <w:r w:rsidR="00545318">
        <w:t>De 3 à</w:t>
      </w:r>
      <w:r w:rsidR="007C7A07">
        <w:t xml:space="preserve"> 4 avaliações</w:t>
      </w:r>
    </w:p>
    <w:p w14:paraId="0CFDE2C0" w14:textId="57B23CDA" w:rsidR="007C7A07" w:rsidRDefault="00A924F6" w:rsidP="007478E3">
      <w:pPr>
        <w:pStyle w:val="TE-Normal"/>
        <w:ind w:left="360"/>
      </w:pPr>
      <w:proofErr w:type="gramStart"/>
      <w:r>
        <w:t>(  )</w:t>
      </w:r>
      <w:proofErr w:type="gramEnd"/>
      <w:r>
        <w:t xml:space="preserve"> </w:t>
      </w:r>
      <w:r w:rsidR="007C7A07">
        <w:t>Mais de 4 avaliações</w:t>
      </w:r>
    </w:p>
    <w:p w14:paraId="02F0A1FE" w14:textId="592B1E5E" w:rsidR="007C7A07" w:rsidRDefault="007C7A07" w:rsidP="007478E3">
      <w:pPr>
        <w:pStyle w:val="TE-Normal"/>
        <w:numPr>
          <w:ilvl w:val="0"/>
          <w:numId w:val="44"/>
        </w:numPr>
      </w:pPr>
      <w:r>
        <w:t>Você utilizaria o sistema de avaliações online presencial, reduzindo assim impressões e garantindo um ambiente mais sustentável?</w:t>
      </w:r>
    </w:p>
    <w:p w14:paraId="64833043" w14:textId="77FE118A" w:rsidR="007C7A07" w:rsidRDefault="00545318" w:rsidP="007478E3">
      <w:pPr>
        <w:pStyle w:val="TE-Normal"/>
        <w:ind w:left="360"/>
      </w:pPr>
      <w:proofErr w:type="gramStart"/>
      <w:r>
        <w:t>(  )</w:t>
      </w:r>
      <w:proofErr w:type="gramEnd"/>
      <w:r>
        <w:t xml:space="preserve"> </w:t>
      </w:r>
      <w:r w:rsidR="007C7A07">
        <w:t>SIM</w:t>
      </w:r>
    </w:p>
    <w:p w14:paraId="17DF73E1" w14:textId="2D761C95" w:rsidR="007C7A07" w:rsidRDefault="00545318" w:rsidP="007478E3">
      <w:pPr>
        <w:pStyle w:val="TE-Normal"/>
        <w:ind w:left="360"/>
      </w:pPr>
      <w:proofErr w:type="gramStart"/>
      <w:r>
        <w:t>(  )</w:t>
      </w:r>
      <w:proofErr w:type="gramEnd"/>
      <w:r>
        <w:t xml:space="preserve"> </w:t>
      </w:r>
      <w:r w:rsidR="007C7A07">
        <w:t>NÃO</w:t>
      </w:r>
    </w:p>
    <w:p w14:paraId="28C9219C" w14:textId="78121E53" w:rsidR="00DE0AB3" w:rsidRDefault="007C7A07" w:rsidP="007478E3">
      <w:pPr>
        <w:pStyle w:val="TE-Normal"/>
        <w:numPr>
          <w:ilvl w:val="0"/>
          <w:numId w:val="44"/>
        </w:numPr>
      </w:pPr>
      <w:r>
        <w:t>Em uma escala de 0 a 10, qual seu nível de satisfação ao utilizar um sistema de avaliações online?</w:t>
      </w:r>
    </w:p>
    <w:p w14:paraId="6A22451E" w14:textId="79651076" w:rsidR="00DE0AB3" w:rsidRDefault="00DE0AB3" w:rsidP="007478E3">
      <w:pPr>
        <w:pStyle w:val="T3-TituloTerciario"/>
      </w:pPr>
      <w:bookmarkStart w:id="400" w:name="_Toc531976661"/>
      <w:r>
        <w:t>Resultado da pesquisa de avaliação</w:t>
      </w:r>
      <w:bookmarkEnd w:id="400"/>
    </w:p>
    <w:p w14:paraId="54466DAB" w14:textId="6EEB4BD8" w:rsidR="00DE0AB3" w:rsidRDefault="00DE0AB3" w:rsidP="007478E3">
      <w:pPr>
        <w:pStyle w:val="TE-Normal"/>
      </w:pPr>
      <w:r>
        <w:t>Por meio de 2 formulários, sendo um respondido por 14 discentes e outro por 3 docentes, os devidos resultados serão apresentados através de gráficos.</w:t>
      </w:r>
    </w:p>
    <w:p w14:paraId="39F45EF2" w14:textId="45055CF4" w:rsidR="00DE0AB3" w:rsidRDefault="005147DE" w:rsidP="007478E3">
      <w:pPr>
        <w:pStyle w:val="T4-TituloQuaternario"/>
      </w:pPr>
      <w:r>
        <w:t>Resultado discentes</w:t>
      </w:r>
    </w:p>
    <w:p w14:paraId="63316C64" w14:textId="7466D2B5" w:rsidR="005C515C" w:rsidRDefault="005C515C" w:rsidP="007478E3">
      <w:pPr>
        <w:pStyle w:val="TE-LegendaFigura"/>
      </w:pPr>
      <w:bookmarkStart w:id="401" w:name="_Toc531976718"/>
      <w:r>
        <w:lastRenderedPageBreak/>
        <w:t>Primeira pergunta – Avaliação discente</w:t>
      </w:r>
      <w:bookmarkEnd w:id="401"/>
    </w:p>
    <w:p w14:paraId="37662A92" w14:textId="77777777" w:rsidR="005C515C" w:rsidRPr="007478E3" w:rsidRDefault="005C515C" w:rsidP="007478E3">
      <w:pPr>
        <w:pStyle w:val="TE-Normal"/>
      </w:pPr>
    </w:p>
    <w:p w14:paraId="7A181623" w14:textId="7A90CB7C" w:rsidR="005C515C" w:rsidRPr="005C515C" w:rsidRDefault="005C515C" w:rsidP="007478E3">
      <w:pPr>
        <w:pStyle w:val="TE-Normal"/>
        <w:ind w:firstLine="0"/>
        <w:jc w:val="center"/>
      </w:pPr>
      <w:r w:rsidRPr="007478E3">
        <w:rPr>
          <w:noProof/>
        </w:rPr>
        <w:drawing>
          <wp:inline distT="0" distB="0" distL="0" distR="0" wp14:anchorId="5A10A880" wp14:editId="363FD813">
            <wp:extent cx="5624830" cy="3072765"/>
            <wp:effectExtent l="0" t="0" r="0" b="0"/>
            <wp:docPr id="15" name="Imagem 15" descr="C:\Users\Jackson\Documents\21-07-2017\graficos\aluno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graficos\alunos\0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4830" cy="3072765"/>
                    </a:xfrm>
                    <a:prstGeom prst="rect">
                      <a:avLst/>
                    </a:prstGeom>
                    <a:noFill/>
                    <a:ln>
                      <a:noFill/>
                    </a:ln>
                  </pic:spPr>
                </pic:pic>
              </a:graphicData>
            </a:graphic>
          </wp:inline>
        </w:drawing>
      </w:r>
      <w:r>
        <w:br w:type="page"/>
      </w:r>
    </w:p>
    <w:p w14:paraId="1FDB4DE2" w14:textId="7E2C36D9" w:rsidR="005C515C" w:rsidRDefault="005C515C" w:rsidP="007478E3">
      <w:pPr>
        <w:pStyle w:val="TE-LegendaFigura"/>
      </w:pPr>
      <w:bookmarkStart w:id="402" w:name="_Toc531976719"/>
      <w:r>
        <w:lastRenderedPageBreak/>
        <w:t>Segunda pergunta – Avaliação discente</w:t>
      </w:r>
      <w:bookmarkEnd w:id="402"/>
    </w:p>
    <w:p w14:paraId="01410B96" w14:textId="77777777" w:rsidR="005C515C" w:rsidRPr="007478E3" w:rsidRDefault="005C515C" w:rsidP="007478E3">
      <w:pPr>
        <w:pStyle w:val="TE-Normal"/>
      </w:pPr>
    </w:p>
    <w:p w14:paraId="31CD7BEB" w14:textId="3B45D61F" w:rsidR="005C515C" w:rsidRDefault="005C515C" w:rsidP="007478E3">
      <w:pPr>
        <w:pStyle w:val="TE-Normal"/>
        <w:ind w:firstLine="0"/>
        <w:jc w:val="center"/>
      </w:pPr>
      <w:r w:rsidRPr="007478E3">
        <w:rPr>
          <w:noProof/>
        </w:rPr>
        <w:drawing>
          <wp:inline distT="0" distB="0" distL="0" distR="0" wp14:anchorId="12C5CCE9" wp14:editId="561ACE5E">
            <wp:extent cx="5624830" cy="3009265"/>
            <wp:effectExtent l="0" t="0" r="0" b="635"/>
            <wp:docPr id="17" name="Imagem 17" descr="C:\Users\Jackson\Documents\21-07-2017\graficos\alun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ocuments\21-07-2017\graficos\alunos\0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24830" cy="3009265"/>
                    </a:xfrm>
                    <a:prstGeom prst="rect">
                      <a:avLst/>
                    </a:prstGeom>
                    <a:noFill/>
                    <a:ln>
                      <a:noFill/>
                    </a:ln>
                  </pic:spPr>
                </pic:pic>
              </a:graphicData>
            </a:graphic>
          </wp:inline>
        </w:drawing>
      </w:r>
    </w:p>
    <w:p w14:paraId="1678F435" w14:textId="77777777" w:rsidR="005C515C" w:rsidRDefault="005C515C" w:rsidP="007478E3">
      <w:pPr>
        <w:pStyle w:val="TE-Normal"/>
        <w:ind w:firstLine="0"/>
      </w:pPr>
    </w:p>
    <w:p w14:paraId="11240CCE" w14:textId="760068F9" w:rsidR="005C515C" w:rsidRDefault="005C515C" w:rsidP="005C515C">
      <w:pPr>
        <w:pStyle w:val="TE-LegendaFigura"/>
      </w:pPr>
      <w:bookmarkStart w:id="403" w:name="_Toc531976720"/>
      <w:r>
        <w:t>Terceira pergunta – Avaliação discente</w:t>
      </w:r>
      <w:bookmarkEnd w:id="403"/>
    </w:p>
    <w:p w14:paraId="7FF6BB15" w14:textId="77777777" w:rsidR="005C515C" w:rsidRPr="007478E3" w:rsidRDefault="005C515C" w:rsidP="007478E3">
      <w:pPr>
        <w:pStyle w:val="TE-Normal"/>
      </w:pPr>
    </w:p>
    <w:p w14:paraId="08C7FDCD" w14:textId="18E0B7C5" w:rsidR="005C515C" w:rsidRDefault="005C515C" w:rsidP="007478E3">
      <w:pPr>
        <w:pStyle w:val="TE-Normal"/>
        <w:ind w:firstLine="0"/>
        <w:jc w:val="center"/>
      </w:pPr>
      <w:r w:rsidRPr="007478E3">
        <w:rPr>
          <w:noProof/>
        </w:rPr>
        <w:drawing>
          <wp:inline distT="0" distB="0" distL="0" distR="0" wp14:anchorId="5BB00D32" wp14:editId="75BE1962">
            <wp:extent cx="5634990" cy="2987675"/>
            <wp:effectExtent l="0" t="0" r="3810" b="3175"/>
            <wp:docPr id="42" name="Imagem 42" descr="C:\Users\Jackson\Documents\21-07-2017\graficos\aluno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graficos\alunos\0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34990" cy="2987675"/>
                    </a:xfrm>
                    <a:prstGeom prst="rect">
                      <a:avLst/>
                    </a:prstGeom>
                    <a:noFill/>
                    <a:ln>
                      <a:noFill/>
                    </a:ln>
                  </pic:spPr>
                </pic:pic>
              </a:graphicData>
            </a:graphic>
          </wp:inline>
        </w:drawing>
      </w:r>
    </w:p>
    <w:p w14:paraId="3325A25E" w14:textId="657BFBE7" w:rsidR="005C515C" w:rsidRPr="007478E3" w:rsidRDefault="005C515C" w:rsidP="007478E3">
      <w:pPr>
        <w:rPr>
          <w:sz w:val="26"/>
        </w:rPr>
      </w:pPr>
      <w:r>
        <w:br w:type="page"/>
      </w:r>
    </w:p>
    <w:p w14:paraId="52EBA204" w14:textId="3E68B0F3" w:rsidR="005C515C" w:rsidRDefault="005C515C" w:rsidP="005C515C">
      <w:pPr>
        <w:pStyle w:val="TE-LegendaFigura"/>
      </w:pPr>
      <w:bookmarkStart w:id="404" w:name="_Toc531976721"/>
      <w:r>
        <w:lastRenderedPageBreak/>
        <w:t>Quarta pergunta – Avaliação discente</w:t>
      </w:r>
      <w:bookmarkEnd w:id="404"/>
    </w:p>
    <w:p w14:paraId="1869996E" w14:textId="77777777" w:rsidR="005C515C" w:rsidRPr="007478E3" w:rsidRDefault="005C515C" w:rsidP="007478E3">
      <w:pPr>
        <w:pStyle w:val="TE-Normal"/>
      </w:pPr>
    </w:p>
    <w:p w14:paraId="111FEF17" w14:textId="7696F608" w:rsidR="005C515C" w:rsidRDefault="005C515C" w:rsidP="007478E3">
      <w:pPr>
        <w:pStyle w:val="TE-Normal"/>
        <w:ind w:firstLine="0"/>
        <w:jc w:val="center"/>
      </w:pPr>
      <w:r w:rsidRPr="007478E3">
        <w:rPr>
          <w:noProof/>
        </w:rPr>
        <w:drawing>
          <wp:inline distT="0" distB="0" distL="0" distR="0" wp14:anchorId="37D55D3F" wp14:editId="0B81333A">
            <wp:extent cx="5539740" cy="3232150"/>
            <wp:effectExtent l="0" t="0" r="3810" b="6350"/>
            <wp:docPr id="61" name="Imagem 61" descr="C:\Users\Jackson\Documents\21-07-2017\graficos\aluno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graficos\alunos\0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39740" cy="3232150"/>
                    </a:xfrm>
                    <a:prstGeom prst="rect">
                      <a:avLst/>
                    </a:prstGeom>
                    <a:noFill/>
                    <a:ln>
                      <a:noFill/>
                    </a:ln>
                  </pic:spPr>
                </pic:pic>
              </a:graphicData>
            </a:graphic>
          </wp:inline>
        </w:drawing>
      </w:r>
    </w:p>
    <w:p w14:paraId="5801A483" w14:textId="77777777" w:rsidR="005C515C" w:rsidRDefault="005C515C" w:rsidP="007478E3">
      <w:pPr>
        <w:pStyle w:val="TE-Normal"/>
        <w:ind w:firstLine="0"/>
      </w:pPr>
    </w:p>
    <w:p w14:paraId="7A563379" w14:textId="6FDD2F00" w:rsidR="005C515C" w:rsidRDefault="005C515C" w:rsidP="005C515C">
      <w:pPr>
        <w:pStyle w:val="TE-LegendaFigura"/>
      </w:pPr>
      <w:bookmarkStart w:id="405" w:name="_Toc531976722"/>
      <w:r>
        <w:t>Quinta pergunta – Avaliação discente</w:t>
      </w:r>
      <w:bookmarkEnd w:id="405"/>
    </w:p>
    <w:p w14:paraId="4A2BEE91" w14:textId="77777777" w:rsidR="005C515C" w:rsidRPr="007478E3" w:rsidRDefault="005C515C" w:rsidP="007478E3">
      <w:pPr>
        <w:pStyle w:val="TE-Normal"/>
      </w:pPr>
    </w:p>
    <w:p w14:paraId="13610079" w14:textId="2D2B1C38" w:rsidR="005C515C" w:rsidRDefault="005C515C" w:rsidP="007478E3">
      <w:pPr>
        <w:pStyle w:val="TE-Normal"/>
        <w:ind w:firstLine="0"/>
        <w:jc w:val="center"/>
      </w:pPr>
      <w:r w:rsidRPr="007478E3">
        <w:rPr>
          <w:noProof/>
        </w:rPr>
        <w:drawing>
          <wp:inline distT="0" distB="0" distL="0" distR="0" wp14:anchorId="07AF52D2" wp14:editId="475CB22B">
            <wp:extent cx="5760085" cy="2657835"/>
            <wp:effectExtent l="0" t="0" r="0" b="9525"/>
            <wp:docPr id="62" name="Imagem 62" descr="C:\Users\Jackson\Documents\21-07-2017\graficos\aluno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graficos\alunos\0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085" cy="2657835"/>
                    </a:xfrm>
                    <a:prstGeom prst="rect">
                      <a:avLst/>
                    </a:prstGeom>
                    <a:noFill/>
                    <a:ln>
                      <a:noFill/>
                    </a:ln>
                  </pic:spPr>
                </pic:pic>
              </a:graphicData>
            </a:graphic>
          </wp:inline>
        </w:drawing>
      </w:r>
    </w:p>
    <w:p w14:paraId="48790771" w14:textId="77777777" w:rsidR="005C515C" w:rsidRPr="007478E3" w:rsidRDefault="005C515C" w:rsidP="007478E3">
      <w:pPr>
        <w:pStyle w:val="TE-Normal"/>
        <w:ind w:firstLine="0"/>
        <w:jc w:val="center"/>
      </w:pPr>
    </w:p>
    <w:p w14:paraId="262FC2A4" w14:textId="1AE145C8" w:rsidR="005C515C" w:rsidRDefault="005C515C" w:rsidP="007478E3">
      <w:pPr>
        <w:pStyle w:val="T4-TituloQuaternario"/>
      </w:pPr>
      <w:r>
        <w:t>Resultado docentes</w:t>
      </w:r>
    </w:p>
    <w:p w14:paraId="4EEB8243" w14:textId="77777777" w:rsidR="005C515C" w:rsidRDefault="005C515C" w:rsidP="007478E3">
      <w:pPr>
        <w:pStyle w:val="TE-Normal"/>
        <w:ind w:firstLine="0"/>
        <w:jc w:val="center"/>
      </w:pPr>
    </w:p>
    <w:p w14:paraId="38B38007" w14:textId="499F0440" w:rsidR="005C515C" w:rsidRDefault="005C515C" w:rsidP="005C515C">
      <w:pPr>
        <w:pStyle w:val="TE-LegendaFigura"/>
      </w:pPr>
      <w:bookmarkStart w:id="406" w:name="_Toc531976723"/>
      <w:r>
        <w:lastRenderedPageBreak/>
        <w:t>Primeira pergunta – Avaliação docente</w:t>
      </w:r>
      <w:bookmarkEnd w:id="406"/>
    </w:p>
    <w:p w14:paraId="3BF11171" w14:textId="77777777" w:rsidR="005C515C" w:rsidRDefault="005C515C" w:rsidP="007478E3">
      <w:pPr>
        <w:pStyle w:val="TE-Normal"/>
        <w:ind w:firstLine="0"/>
        <w:jc w:val="center"/>
      </w:pPr>
    </w:p>
    <w:p w14:paraId="36955B6D" w14:textId="55752952" w:rsidR="005C515C" w:rsidRDefault="005C515C" w:rsidP="007478E3">
      <w:pPr>
        <w:pStyle w:val="TE-Normal"/>
        <w:ind w:firstLine="0"/>
        <w:jc w:val="center"/>
      </w:pPr>
      <w:r w:rsidRPr="007478E3">
        <w:rPr>
          <w:noProof/>
        </w:rPr>
        <w:drawing>
          <wp:inline distT="0" distB="0" distL="0" distR="0" wp14:anchorId="41E9CA4C" wp14:editId="55D78793">
            <wp:extent cx="5542740" cy="3051544"/>
            <wp:effectExtent l="0" t="0" r="1270" b="0"/>
            <wp:docPr id="63" name="Imagem 63" descr="C:\Users\Jackson\Documents\21-07-2017\graficos\professor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graficos\professores\0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57340" cy="3059582"/>
                    </a:xfrm>
                    <a:prstGeom prst="rect">
                      <a:avLst/>
                    </a:prstGeom>
                    <a:noFill/>
                    <a:ln>
                      <a:noFill/>
                    </a:ln>
                  </pic:spPr>
                </pic:pic>
              </a:graphicData>
            </a:graphic>
          </wp:inline>
        </w:drawing>
      </w:r>
    </w:p>
    <w:p w14:paraId="7D6C09FC" w14:textId="77777777" w:rsidR="005C515C" w:rsidRDefault="005C515C" w:rsidP="007478E3">
      <w:pPr>
        <w:pStyle w:val="TE-Normal"/>
        <w:ind w:firstLine="0"/>
        <w:jc w:val="center"/>
      </w:pPr>
    </w:p>
    <w:p w14:paraId="4F8D5E6B" w14:textId="3A3C8501" w:rsidR="005C515C" w:rsidRDefault="005C515C" w:rsidP="005C515C">
      <w:pPr>
        <w:pStyle w:val="TE-LegendaFigura"/>
      </w:pPr>
      <w:bookmarkStart w:id="407" w:name="_Toc531976724"/>
      <w:r>
        <w:t>Segunda pergunta – Avaliação docente</w:t>
      </w:r>
      <w:bookmarkEnd w:id="407"/>
    </w:p>
    <w:p w14:paraId="4087F4BD" w14:textId="77777777" w:rsidR="005C515C" w:rsidRDefault="005C515C" w:rsidP="007478E3">
      <w:pPr>
        <w:pStyle w:val="TE-Normal"/>
        <w:ind w:firstLine="0"/>
      </w:pPr>
    </w:p>
    <w:p w14:paraId="3AC4C556" w14:textId="652047E6" w:rsidR="005C515C" w:rsidRDefault="005C515C" w:rsidP="007478E3">
      <w:pPr>
        <w:pStyle w:val="TE-Normal"/>
        <w:ind w:firstLine="0"/>
        <w:jc w:val="center"/>
      </w:pPr>
      <w:r w:rsidRPr="007478E3">
        <w:rPr>
          <w:noProof/>
        </w:rPr>
        <w:drawing>
          <wp:inline distT="0" distB="0" distL="0" distR="0" wp14:anchorId="622A0A71" wp14:editId="47D8D997">
            <wp:extent cx="5486400" cy="2902585"/>
            <wp:effectExtent l="0" t="0" r="0" b="0"/>
            <wp:docPr id="64" name="Imagem 64" descr="C:\Users\Jackson\Documents\21-07-2017\graficos\professo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graficos\professores\0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2902585"/>
                    </a:xfrm>
                    <a:prstGeom prst="rect">
                      <a:avLst/>
                    </a:prstGeom>
                    <a:noFill/>
                    <a:ln>
                      <a:noFill/>
                    </a:ln>
                  </pic:spPr>
                </pic:pic>
              </a:graphicData>
            </a:graphic>
          </wp:inline>
        </w:drawing>
      </w:r>
    </w:p>
    <w:p w14:paraId="3EC744FD" w14:textId="18E954CA" w:rsidR="005C515C" w:rsidRDefault="005C515C">
      <w:pPr>
        <w:rPr>
          <w:snapToGrid w:val="0"/>
          <w:sz w:val="26"/>
        </w:rPr>
      </w:pPr>
      <w:r>
        <w:br w:type="page"/>
      </w:r>
    </w:p>
    <w:p w14:paraId="4A667A16" w14:textId="77777777" w:rsidR="005C515C" w:rsidRDefault="005C515C" w:rsidP="007478E3">
      <w:pPr>
        <w:pStyle w:val="TE-Normal"/>
        <w:ind w:firstLine="0"/>
        <w:jc w:val="center"/>
      </w:pPr>
    </w:p>
    <w:p w14:paraId="32A256D1" w14:textId="77777777" w:rsidR="005C515C" w:rsidRDefault="005C515C" w:rsidP="005C515C">
      <w:pPr>
        <w:pStyle w:val="TE-LegendaFigura"/>
      </w:pPr>
      <w:bookmarkStart w:id="408" w:name="_Toc531976725"/>
      <w:r>
        <w:t>Terceira pergunta – Avaliação docente</w:t>
      </w:r>
      <w:bookmarkEnd w:id="408"/>
    </w:p>
    <w:p w14:paraId="014BD5B6" w14:textId="77777777" w:rsidR="005C515C" w:rsidRPr="007478E3" w:rsidRDefault="005C515C" w:rsidP="007478E3">
      <w:pPr>
        <w:pStyle w:val="TE-Normal"/>
      </w:pPr>
    </w:p>
    <w:p w14:paraId="1B05F466" w14:textId="4CCD1AEB" w:rsidR="005C515C" w:rsidRDefault="005C515C" w:rsidP="007478E3">
      <w:pPr>
        <w:pStyle w:val="TE-Normal"/>
        <w:ind w:firstLine="0"/>
        <w:jc w:val="center"/>
      </w:pPr>
      <w:r w:rsidRPr="007478E3">
        <w:rPr>
          <w:noProof/>
        </w:rPr>
        <w:drawing>
          <wp:inline distT="0" distB="0" distL="0" distR="0" wp14:anchorId="3F888BA2" wp14:editId="58A1A894">
            <wp:extent cx="5273675" cy="3083560"/>
            <wp:effectExtent l="0" t="0" r="3175" b="2540"/>
            <wp:docPr id="65" name="Imagem 65" descr="C:\Users\Jackson\Documents\21-07-2017\graficos\professor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graficos\professores\0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3675" cy="3083560"/>
                    </a:xfrm>
                    <a:prstGeom prst="rect">
                      <a:avLst/>
                    </a:prstGeom>
                    <a:noFill/>
                    <a:ln>
                      <a:noFill/>
                    </a:ln>
                  </pic:spPr>
                </pic:pic>
              </a:graphicData>
            </a:graphic>
          </wp:inline>
        </w:drawing>
      </w:r>
    </w:p>
    <w:p w14:paraId="269E33FC" w14:textId="77777777" w:rsidR="005C515C" w:rsidRDefault="005C515C" w:rsidP="007478E3">
      <w:pPr>
        <w:pStyle w:val="TE-Normal"/>
        <w:ind w:firstLine="0"/>
        <w:jc w:val="center"/>
      </w:pPr>
    </w:p>
    <w:p w14:paraId="4212E767" w14:textId="53315532" w:rsidR="005C515C" w:rsidRDefault="005C515C" w:rsidP="005C515C">
      <w:pPr>
        <w:pStyle w:val="TE-LegendaFigura"/>
      </w:pPr>
      <w:bookmarkStart w:id="409" w:name="_Toc531976726"/>
      <w:r>
        <w:t>Quarta pergunta – Avaliação docente</w:t>
      </w:r>
      <w:bookmarkEnd w:id="409"/>
    </w:p>
    <w:p w14:paraId="58D6C113" w14:textId="77777777" w:rsidR="0059005A" w:rsidRPr="007478E3" w:rsidRDefault="0059005A" w:rsidP="007478E3">
      <w:pPr>
        <w:pStyle w:val="TE-Normal"/>
      </w:pPr>
    </w:p>
    <w:p w14:paraId="63DA0003" w14:textId="0FF374FA" w:rsidR="005C515C" w:rsidRDefault="0059005A" w:rsidP="007478E3">
      <w:pPr>
        <w:pStyle w:val="TE-Normal"/>
        <w:ind w:firstLine="0"/>
        <w:jc w:val="center"/>
      </w:pPr>
      <w:r w:rsidRPr="007478E3">
        <w:rPr>
          <w:noProof/>
        </w:rPr>
        <w:drawing>
          <wp:inline distT="0" distB="0" distL="0" distR="0" wp14:anchorId="6F3AAF2D" wp14:editId="46AA57B4">
            <wp:extent cx="5443855" cy="3221355"/>
            <wp:effectExtent l="0" t="0" r="4445" b="0"/>
            <wp:docPr id="66" name="Imagem 66" descr="C:\Users\Jackson\Documents\21-07-2017\graficos\professore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graficos\professores\0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43855" cy="3221355"/>
                    </a:xfrm>
                    <a:prstGeom prst="rect">
                      <a:avLst/>
                    </a:prstGeom>
                    <a:noFill/>
                    <a:ln>
                      <a:noFill/>
                    </a:ln>
                  </pic:spPr>
                </pic:pic>
              </a:graphicData>
            </a:graphic>
          </wp:inline>
        </w:drawing>
      </w:r>
    </w:p>
    <w:p w14:paraId="41B9DB35" w14:textId="6350A955" w:rsidR="0059005A" w:rsidRDefault="0059005A">
      <w:pPr>
        <w:rPr>
          <w:snapToGrid w:val="0"/>
          <w:sz w:val="26"/>
        </w:rPr>
      </w:pPr>
      <w:r>
        <w:br w:type="page"/>
      </w:r>
    </w:p>
    <w:p w14:paraId="113BA910" w14:textId="56993D8E" w:rsidR="0059005A" w:rsidRDefault="0059005A" w:rsidP="0059005A">
      <w:pPr>
        <w:pStyle w:val="TE-LegendaFigura"/>
      </w:pPr>
      <w:bookmarkStart w:id="410" w:name="_Toc531976727"/>
      <w:r>
        <w:lastRenderedPageBreak/>
        <w:t>Quinta pergunta – Avaliação docente</w:t>
      </w:r>
      <w:bookmarkEnd w:id="410"/>
    </w:p>
    <w:p w14:paraId="19143FF5" w14:textId="77777777" w:rsidR="0059005A" w:rsidRPr="007478E3" w:rsidRDefault="0059005A" w:rsidP="007478E3">
      <w:pPr>
        <w:pStyle w:val="TE-Normal"/>
      </w:pPr>
    </w:p>
    <w:p w14:paraId="4FDB5BA8" w14:textId="614B193E" w:rsidR="0059005A" w:rsidRDefault="0059005A" w:rsidP="007478E3">
      <w:pPr>
        <w:pStyle w:val="TE-Normal"/>
        <w:ind w:firstLine="0"/>
        <w:jc w:val="center"/>
      </w:pPr>
      <w:r w:rsidRPr="007478E3">
        <w:rPr>
          <w:noProof/>
        </w:rPr>
        <w:drawing>
          <wp:inline distT="0" distB="0" distL="0" distR="0" wp14:anchorId="2201E65E" wp14:editId="241C007A">
            <wp:extent cx="5465445" cy="3126105"/>
            <wp:effectExtent l="0" t="0" r="1905" b="0"/>
            <wp:docPr id="67" name="Imagem 67" descr="C:\Users\Jackson\Documents\21-07-2017\graficos\professo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graficos\professores\0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65445" cy="3126105"/>
                    </a:xfrm>
                    <a:prstGeom prst="rect">
                      <a:avLst/>
                    </a:prstGeom>
                    <a:noFill/>
                    <a:ln>
                      <a:noFill/>
                    </a:ln>
                  </pic:spPr>
                </pic:pic>
              </a:graphicData>
            </a:graphic>
          </wp:inline>
        </w:drawing>
      </w:r>
    </w:p>
    <w:p w14:paraId="45DB3FEB" w14:textId="77777777" w:rsidR="0059005A" w:rsidRPr="007478E3" w:rsidRDefault="0059005A" w:rsidP="007478E3">
      <w:pPr>
        <w:pStyle w:val="TE-Normal"/>
        <w:ind w:firstLine="0"/>
      </w:pPr>
    </w:p>
    <w:p w14:paraId="66459442" w14:textId="6C925BDE" w:rsidR="0059005A" w:rsidRDefault="0059005A" w:rsidP="0059005A">
      <w:pPr>
        <w:pStyle w:val="TE-LegendaFigura"/>
      </w:pPr>
      <w:bookmarkStart w:id="411" w:name="_Toc531976728"/>
      <w:r>
        <w:t>Sexta pergunta – Avaliação docente</w:t>
      </w:r>
      <w:bookmarkEnd w:id="411"/>
    </w:p>
    <w:p w14:paraId="5E3344FC" w14:textId="77777777" w:rsidR="0059005A" w:rsidRPr="007478E3" w:rsidRDefault="0059005A" w:rsidP="007478E3">
      <w:pPr>
        <w:pStyle w:val="TE-Normal"/>
      </w:pPr>
    </w:p>
    <w:p w14:paraId="287D1246" w14:textId="228B89D4" w:rsidR="0059005A" w:rsidRDefault="0059005A" w:rsidP="007478E3">
      <w:pPr>
        <w:pStyle w:val="TE-Normal"/>
        <w:ind w:firstLine="0"/>
        <w:jc w:val="center"/>
      </w:pPr>
      <w:r w:rsidRPr="007478E3">
        <w:rPr>
          <w:noProof/>
        </w:rPr>
        <w:drawing>
          <wp:inline distT="0" distB="0" distL="0" distR="0" wp14:anchorId="5F77F25B" wp14:editId="7CBABA57">
            <wp:extent cx="5720080" cy="3136900"/>
            <wp:effectExtent l="0" t="0" r="0" b="6350"/>
            <wp:docPr id="68" name="Imagem 68" descr="C:\Users\Jackson\Documents\21-07-2017\graficos\professore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graficos\professores\0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14:paraId="6FEA4F83" w14:textId="33D0F730" w:rsidR="0059005A" w:rsidRDefault="0059005A">
      <w:pPr>
        <w:rPr>
          <w:snapToGrid w:val="0"/>
          <w:sz w:val="26"/>
        </w:rPr>
      </w:pPr>
      <w:r>
        <w:br w:type="page"/>
      </w:r>
    </w:p>
    <w:p w14:paraId="5A1FBD79" w14:textId="68831780" w:rsidR="0059005A" w:rsidRDefault="0059005A" w:rsidP="0059005A">
      <w:pPr>
        <w:pStyle w:val="TE-LegendaFigura"/>
      </w:pPr>
      <w:bookmarkStart w:id="412" w:name="_Toc531976729"/>
      <w:r>
        <w:lastRenderedPageBreak/>
        <w:t>Sétima pergunta – Avaliação docente</w:t>
      </w:r>
      <w:bookmarkEnd w:id="412"/>
    </w:p>
    <w:p w14:paraId="2C37A173" w14:textId="77777777" w:rsidR="0059005A" w:rsidRPr="007478E3" w:rsidRDefault="0059005A" w:rsidP="007478E3">
      <w:pPr>
        <w:pStyle w:val="TE-Normal"/>
      </w:pPr>
    </w:p>
    <w:p w14:paraId="72A7C945" w14:textId="3056E277" w:rsidR="0059005A" w:rsidRDefault="0059005A" w:rsidP="007478E3">
      <w:pPr>
        <w:pStyle w:val="TE-Normal"/>
        <w:ind w:firstLine="0"/>
        <w:jc w:val="center"/>
      </w:pPr>
      <w:r w:rsidRPr="007478E3">
        <w:rPr>
          <w:noProof/>
        </w:rPr>
        <w:drawing>
          <wp:inline distT="0" distB="0" distL="0" distR="0" wp14:anchorId="75D65E68" wp14:editId="21B82457">
            <wp:extent cx="5518150" cy="3423920"/>
            <wp:effectExtent l="0" t="0" r="6350" b="5080"/>
            <wp:docPr id="69" name="Imagem 69" descr="C:\Users\Jackson\Documents\21-07-2017\graficos\professor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graficos\professores\0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18150" cy="3423920"/>
                    </a:xfrm>
                    <a:prstGeom prst="rect">
                      <a:avLst/>
                    </a:prstGeom>
                    <a:noFill/>
                    <a:ln>
                      <a:noFill/>
                    </a:ln>
                  </pic:spPr>
                </pic:pic>
              </a:graphicData>
            </a:graphic>
          </wp:inline>
        </w:drawing>
      </w:r>
    </w:p>
    <w:p w14:paraId="339B8488" w14:textId="77777777" w:rsidR="0059005A" w:rsidRDefault="0059005A" w:rsidP="007478E3">
      <w:pPr>
        <w:pStyle w:val="TE-Normal"/>
        <w:ind w:firstLine="0"/>
        <w:jc w:val="center"/>
      </w:pPr>
    </w:p>
    <w:p w14:paraId="6E80D35C" w14:textId="088363E2" w:rsidR="0059005A" w:rsidRDefault="0059005A" w:rsidP="0059005A">
      <w:pPr>
        <w:pStyle w:val="TE-LegendaFigura"/>
      </w:pPr>
      <w:bookmarkStart w:id="413" w:name="_Toc531976730"/>
      <w:r>
        <w:t>Oitava pergunta – Avaliação docente</w:t>
      </w:r>
      <w:bookmarkEnd w:id="413"/>
    </w:p>
    <w:p w14:paraId="0949855E" w14:textId="77777777" w:rsidR="0059005A" w:rsidRDefault="0059005A" w:rsidP="007478E3">
      <w:pPr>
        <w:pStyle w:val="TE-Normal"/>
        <w:ind w:firstLine="0"/>
        <w:jc w:val="center"/>
      </w:pPr>
    </w:p>
    <w:p w14:paraId="2CD7CD79" w14:textId="4EA0B4D6" w:rsidR="0059005A" w:rsidRDefault="0059005A" w:rsidP="007478E3">
      <w:pPr>
        <w:pStyle w:val="TE-Normal"/>
        <w:ind w:firstLine="0"/>
        <w:jc w:val="center"/>
      </w:pPr>
      <w:r w:rsidRPr="007478E3">
        <w:rPr>
          <w:noProof/>
        </w:rPr>
        <w:drawing>
          <wp:inline distT="0" distB="0" distL="0" distR="0" wp14:anchorId="442A6B11" wp14:editId="7A4BF270">
            <wp:extent cx="5497195" cy="2913380"/>
            <wp:effectExtent l="0" t="0" r="8255" b="1270"/>
            <wp:docPr id="70" name="Imagem 70" descr="C:\Users\Jackson\Documents\21-07-2017\graficos\professor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graficos\professores\0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7195" cy="2913380"/>
                    </a:xfrm>
                    <a:prstGeom prst="rect">
                      <a:avLst/>
                    </a:prstGeom>
                    <a:noFill/>
                    <a:ln>
                      <a:noFill/>
                    </a:ln>
                  </pic:spPr>
                </pic:pic>
              </a:graphicData>
            </a:graphic>
          </wp:inline>
        </w:drawing>
      </w:r>
    </w:p>
    <w:p w14:paraId="06466337" w14:textId="077CA506" w:rsidR="0059005A" w:rsidRDefault="0059005A">
      <w:pPr>
        <w:rPr>
          <w:snapToGrid w:val="0"/>
          <w:sz w:val="26"/>
        </w:rPr>
      </w:pPr>
      <w:r>
        <w:br w:type="page"/>
      </w:r>
    </w:p>
    <w:p w14:paraId="6B964957" w14:textId="2FB6E82E" w:rsidR="0059005A" w:rsidRDefault="0059005A" w:rsidP="0059005A">
      <w:pPr>
        <w:pStyle w:val="TE-LegendaFigura"/>
      </w:pPr>
      <w:bookmarkStart w:id="414" w:name="_Toc531976731"/>
      <w:r>
        <w:lastRenderedPageBreak/>
        <w:t>Nona pergunta – Avaliação docente</w:t>
      </w:r>
      <w:bookmarkEnd w:id="414"/>
    </w:p>
    <w:p w14:paraId="16F5EE6D" w14:textId="77777777" w:rsidR="0059005A" w:rsidRDefault="0059005A" w:rsidP="007478E3">
      <w:pPr>
        <w:pStyle w:val="TE-Normal"/>
        <w:ind w:firstLine="0"/>
      </w:pPr>
    </w:p>
    <w:p w14:paraId="73C88A89" w14:textId="760A4AEA" w:rsidR="0059005A" w:rsidRDefault="0059005A" w:rsidP="007478E3">
      <w:pPr>
        <w:pStyle w:val="TE-Normal"/>
        <w:ind w:firstLine="0"/>
        <w:jc w:val="center"/>
      </w:pPr>
      <w:r w:rsidRPr="007478E3">
        <w:rPr>
          <w:noProof/>
        </w:rPr>
        <w:drawing>
          <wp:inline distT="0" distB="0" distL="0" distR="0" wp14:anchorId="55A65DF0" wp14:editId="37F61181">
            <wp:extent cx="5358765" cy="2955925"/>
            <wp:effectExtent l="0" t="0" r="0" b="0"/>
            <wp:docPr id="71" name="Imagem 71" descr="C:\Users\Jackson\Documents\21-07-2017\graficos\professor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graficos\professores\09.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58765" cy="2955925"/>
                    </a:xfrm>
                    <a:prstGeom prst="rect">
                      <a:avLst/>
                    </a:prstGeom>
                    <a:noFill/>
                    <a:ln>
                      <a:noFill/>
                    </a:ln>
                  </pic:spPr>
                </pic:pic>
              </a:graphicData>
            </a:graphic>
          </wp:inline>
        </w:drawing>
      </w:r>
    </w:p>
    <w:p w14:paraId="75C12001" w14:textId="77777777" w:rsidR="0059005A" w:rsidRPr="007478E3" w:rsidRDefault="0059005A" w:rsidP="007478E3">
      <w:pPr>
        <w:pStyle w:val="TE-Normal"/>
        <w:ind w:firstLine="0"/>
        <w:jc w:val="center"/>
      </w:pPr>
    </w:p>
    <w:p w14:paraId="69FEF9C6" w14:textId="35AE799E" w:rsidR="0059005A" w:rsidRDefault="0059005A" w:rsidP="0059005A">
      <w:pPr>
        <w:pStyle w:val="TE-LegendaFigura"/>
      </w:pPr>
      <w:bookmarkStart w:id="415" w:name="_Toc531976732"/>
      <w:r>
        <w:t>Décima pergunta – Avaliação docente</w:t>
      </w:r>
      <w:bookmarkEnd w:id="415"/>
    </w:p>
    <w:p w14:paraId="1A14C1E2" w14:textId="77777777" w:rsidR="0059005A" w:rsidRPr="007478E3" w:rsidRDefault="0059005A" w:rsidP="007478E3">
      <w:pPr>
        <w:pStyle w:val="TE-Normal"/>
      </w:pPr>
    </w:p>
    <w:p w14:paraId="03E8F709" w14:textId="295EB938" w:rsidR="0059005A" w:rsidRPr="007478E3" w:rsidRDefault="0059005A" w:rsidP="007478E3">
      <w:pPr>
        <w:pStyle w:val="TE-Normal"/>
        <w:ind w:firstLine="0"/>
      </w:pPr>
      <w:r w:rsidRPr="007478E3">
        <w:rPr>
          <w:noProof/>
        </w:rPr>
        <w:drawing>
          <wp:inline distT="0" distB="0" distL="0" distR="0" wp14:anchorId="41D7E1FD" wp14:editId="6BA0FCF2">
            <wp:extent cx="5760085" cy="2816379"/>
            <wp:effectExtent l="0" t="0" r="0" b="3175"/>
            <wp:docPr id="72" name="Imagem 72" descr="C:\Users\Jackson\Documents\21-07-2017\graficos\professo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graficos\professores\1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085" cy="2816379"/>
                    </a:xfrm>
                    <a:prstGeom prst="rect">
                      <a:avLst/>
                    </a:prstGeom>
                    <a:noFill/>
                    <a:ln>
                      <a:noFill/>
                    </a:ln>
                  </pic:spPr>
                </pic:pic>
              </a:graphicData>
            </a:graphic>
          </wp:inline>
        </w:drawing>
      </w:r>
    </w:p>
    <w:p w14:paraId="10D488FB" w14:textId="7569EF0C" w:rsidR="002F7E63" w:rsidRDefault="003D643F" w:rsidP="007478E3">
      <w:pPr>
        <w:pStyle w:val="T1-TituloPrimario"/>
        <w:ind w:left="0" w:firstLine="0"/>
      </w:pPr>
      <w:bookmarkStart w:id="416" w:name="_Toc529811234"/>
      <w:bookmarkStart w:id="417" w:name="_Toc529815476"/>
      <w:bookmarkStart w:id="418" w:name="_Toc529815988"/>
      <w:bookmarkStart w:id="419" w:name="_Toc529825469"/>
      <w:bookmarkStart w:id="420" w:name="_Toc531976662"/>
      <w:bookmarkEnd w:id="416"/>
      <w:bookmarkEnd w:id="417"/>
      <w:bookmarkEnd w:id="418"/>
      <w:bookmarkEnd w:id="419"/>
      <w:r w:rsidRPr="006E5045">
        <w:lastRenderedPageBreak/>
        <w:t>Considerações</w:t>
      </w:r>
      <w:r>
        <w:t xml:space="preserve"> finais</w:t>
      </w:r>
      <w:bookmarkEnd w:id="420"/>
    </w:p>
    <w:p w14:paraId="270B9E6D" w14:textId="509D80E1" w:rsidR="00D027B8" w:rsidRDefault="00C46821" w:rsidP="00683392">
      <w:pPr>
        <w:pStyle w:val="TE-Normal"/>
      </w:pPr>
      <w:bookmarkStart w:id="421" w:name="_Toc527721628"/>
      <w:bookmarkStart w:id="422" w:name="_Toc527793681"/>
      <w:bookmarkStart w:id="423" w:name="_Toc527795414"/>
      <w:bookmarkStart w:id="424" w:name="_Toc527798510"/>
      <w:bookmarkEnd w:id="32"/>
      <w:bookmarkEnd w:id="33"/>
      <w:bookmarkEnd w:id="34"/>
      <w:bookmarkEnd w:id="35"/>
      <w:r>
        <w:t xml:space="preserve">O desenvolvimento do sistema encontra-se atualmente na fase de testes e melhorias, pois algumas funcionalidades precisam de </w:t>
      </w:r>
      <w:r w:rsidR="00FA2EBC">
        <w:t>ajustes</w:t>
      </w:r>
      <w:r>
        <w:t>,</w:t>
      </w:r>
      <w:r w:rsidR="002D2ADE">
        <w:t xml:space="preserve"> sendo que</w:t>
      </w:r>
      <w:r>
        <w:t xml:space="preserve"> após algumas validações com professores do ensino médio da instituição SENAI em</w:t>
      </w:r>
      <w:r w:rsidR="00FA2EBC">
        <w:t xml:space="preserve"> Lages SC, </w:t>
      </w:r>
      <w:r w:rsidR="002D2ADE">
        <w:t>ao</w:t>
      </w:r>
      <w:r w:rsidR="00D027B8">
        <w:t xml:space="preserve"> utilizar e verificar a situação atual </w:t>
      </w:r>
      <w:r w:rsidR="00FA2EBC">
        <w:t>do sistema, citaram alguns pontos</w:t>
      </w:r>
      <w:r w:rsidR="00D027B8">
        <w:t xml:space="preserve"> positivos</w:t>
      </w:r>
      <w:r w:rsidR="00FA2EBC">
        <w:t xml:space="preserve">, sendo: a facilidade na correção das avaliações, o princípio de utilizar o sistema como repositório, o cunho ambiental na consequência </w:t>
      </w:r>
      <w:r w:rsidR="00D027B8">
        <w:t>de redução do consumo de papel</w:t>
      </w:r>
      <w:r w:rsidR="00FA2EBC">
        <w:t xml:space="preserve"> para aplicação das avaliações</w:t>
      </w:r>
      <w:r w:rsidR="00FB4807">
        <w:t>,</w:t>
      </w:r>
      <w:r w:rsidR="002D2ADE">
        <w:t xml:space="preserve"> e a agilidade em propor um feedback ao aluno em relação </w:t>
      </w:r>
      <w:r w:rsidR="00FB4807">
        <w:t>as notas.</w:t>
      </w:r>
    </w:p>
    <w:p w14:paraId="20BFF10D" w14:textId="64C84A99" w:rsidR="00D027B8" w:rsidRDefault="002D2ADE" w:rsidP="00683392">
      <w:pPr>
        <w:pStyle w:val="TE-Normal"/>
      </w:pPr>
      <w:r>
        <w:t xml:space="preserve">É importante ressaltar que </w:t>
      </w:r>
      <w:r w:rsidR="00D027B8">
        <w:t xml:space="preserve">este é um protótipo de sistema, e em conjunto com a instituição de ensino já citada, este ganhará novos recursos para que seja liberado para uso dos docentes em conjunto com os discentes, alguns recursos para melhoria já foram pontuados </w:t>
      </w:r>
      <w:r w:rsidR="00FE1D01">
        <w:t xml:space="preserve">e poderão serem utilizados em um trabalho futuro, </w:t>
      </w:r>
      <w:r w:rsidR="00D027B8">
        <w:t xml:space="preserve">como por exemplo: </w:t>
      </w:r>
    </w:p>
    <w:p w14:paraId="0E562320" w14:textId="45661FBD" w:rsidR="009346B9" w:rsidRDefault="00FB4807" w:rsidP="007478E3">
      <w:pPr>
        <w:pStyle w:val="Commarcadores"/>
      </w:pPr>
      <w:r>
        <w:t>U</w:t>
      </w:r>
      <w:r w:rsidR="00D027B8">
        <w:t xml:space="preserve">so de </w:t>
      </w:r>
      <w:proofErr w:type="spellStart"/>
      <w:r w:rsidR="00D027B8">
        <w:rPr>
          <w:i/>
        </w:rPr>
        <w:t>sessions</w:t>
      </w:r>
      <w:proofErr w:type="spellEnd"/>
      <w:r w:rsidR="00D027B8">
        <w:rPr>
          <w:i/>
        </w:rPr>
        <w:t>,</w:t>
      </w:r>
      <w:r w:rsidR="00D027B8">
        <w:t xml:space="preserve"> recurso este que faz parte da linguagem de programação PHP, sendo que após o usuário fechar a aba do navegador o acesso ao sistema novamente só acontecerá caso seja feita uma nova </w:t>
      </w:r>
      <w:r w:rsidR="00D027B8" w:rsidRPr="006F5CF1">
        <w:t>autenticaç</w:t>
      </w:r>
      <w:r w:rsidR="00D027B8" w:rsidRPr="007478E3">
        <w:t>ão</w:t>
      </w:r>
      <w:r w:rsidR="0029417C">
        <w:t>.</w:t>
      </w:r>
    </w:p>
    <w:p w14:paraId="5B747F7E" w14:textId="77777777" w:rsidR="0029417C" w:rsidRPr="00D027B8" w:rsidRDefault="0029417C" w:rsidP="007478E3">
      <w:pPr>
        <w:pStyle w:val="Commarcadores"/>
        <w:numPr>
          <w:ilvl w:val="0"/>
          <w:numId w:val="0"/>
        </w:numPr>
      </w:pPr>
    </w:p>
    <w:p w14:paraId="733A4201" w14:textId="76874DD3" w:rsidR="00683392" w:rsidRDefault="00FB4807" w:rsidP="007478E3">
      <w:pPr>
        <w:pStyle w:val="Commarcadores"/>
      </w:pPr>
      <w:r>
        <w:t>Utilização de recursos para</w:t>
      </w:r>
      <w:r w:rsidR="0029417C">
        <w:t xml:space="preserve"> desenvolvimento em Ajax e </w:t>
      </w:r>
      <w:proofErr w:type="spellStart"/>
      <w:r w:rsidR="0029417C">
        <w:t>AngularJS</w:t>
      </w:r>
      <w:proofErr w:type="spellEnd"/>
      <w:r w:rsidR="0029417C">
        <w:t xml:space="preserve">, que fazem requisições em </w:t>
      </w:r>
      <w:proofErr w:type="spellStart"/>
      <w:r w:rsidR="0029417C" w:rsidRPr="007478E3">
        <w:rPr>
          <w:i/>
        </w:rPr>
        <w:t>client-side</w:t>
      </w:r>
      <w:proofErr w:type="spellEnd"/>
      <w:r w:rsidR="0029417C">
        <w:rPr>
          <w:i/>
        </w:rPr>
        <w:t xml:space="preserve">, </w:t>
      </w:r>
      <w:r w:rsidR="0029417C">
        <w:t>para garantir o armazenamento dos dados, em casos de queda de energia ou reinicialização do computador, o aluno não irá perder o que já havia respondido em sua avaliação, podendo continuar de onde parou.</w:t>
      </w:r>
    </w:p>
    <w:p w14:paraId="04244B31" w14:textId="77777777" w:rsidR="0029417C" w:rsidRDefault="0029417C" w:rsidP="007478E3"/>
    <w:p w14:paraId="02505799" w14:textId="7F782DA0" w:rsidR="0029417C" w:rsidRDefault="00212E82" w:rsidP="007478E3">
      <w:pPr>
        <w:pStyle w:val="Commarcadores"/>
      </w:pPr>
      <w:r>
        <w:t xml:space="preserve">A </w:t>
      </w:r>
      <w:r w:rsidR="00FB4807">
        <w:t>possibilidade do</w:t>
      </w:r>
      <w:r>
        <w:t xml:space="preserve"> professor aplicar avaliações qualitativas, garantindo assim uma melhor </w:t>
      </w:r>
      <w:r w:rsidR="00FB4807">
        <w:t>mediação</w:t>
      </w:r>
      <w:r>
        <w:t xml:space="preserve"> dos conhecimentos digeridos pelo discente. </w:t>
      </w:r>
    </w:p>
    <w:p w14:paraId="38C50B66" w14:textId="77777777" w:rsidR="00212E82" w:rsidRDefault="00212E82" w:rsidP="007478E3"/>
    <w:p w14:paraId="6CF7DA95" w14:textId="06860A3E" w:rsidR="00212E82" w:rsidRDefault="00FB4807" w:rsidP="007478E3">
      <w:pPr>
        <w:pStyle w:val="Commarcadores"/>
      </w:pPr>
      <w:r>
        <w:t>Correção</w:t>
      </w:r>
      <w:r w:rsidR="00212E82">
        <w:t xml:space="preserve"> da avaliação, possibilitar um campo de texto para que o professor faça observações para o aluno.</w:t>
      </w:r>
    </w:p>
    <w:p w14:paraId="00DE8BB7" w14:textId="77777777" w:rsidR="00212E82" w:rsidRDefault="00212E82" w:rsidP="007478E3"/>
    <w:p w14:paraId="7730D0B4" w14:textId="2794F7EF" w:rsidR="00212E82" w:rsidRDefault="00212E82" w:rsidP="007478E3">
      <w:pPr>
        <w:pStyle w:val="Commarcadores"/>
      </w:pPr>
      <w:r>
        <w:t>Propor um método de correção automática das avaliações, com uso de um gabarito cadastrado no sistema, agi</w:t>
      </w:r>
      <w:r w:rsidR="00FB4807">
        <w:t>lizando ainda mais o processo</w:t>
      </w:r>
      <w:r>
        <w:t>.</w:t>
      </w:r>
    </w:p>
    <w:p w14:paraId="3E71C7C4" w14:textId="77777777" w:rsidR="009346B9" w:rsidRDefault="009346B9" w:rsidP="007478E3">
      <w:pPr>
        <w:pStyle w:val="PargrafodaLista"/>
      </w:pPr>
    </w:p>
    <w:p w14:paraId="6C58CD7F" w14:textId="4B5F5209" w:rsidR="009346B9" w:rsidRPr="009C306D" w:rsidRDefault="009346B9">
      <w:pPr>
        <w:pStyle w:val="TE-Normal"/>
      </w:pPr>
      <w:r>
        <w:t>Estas e outras melhorias serão implementadas para garantir uma melhor usabilidade e segurança</w:t>
      </w:r>
      <w:r w:rsidR="00FB4807">
        <w:t xml:space="preserve"> sobre o sistema, lembrando que esta versão ainda é </w:t>
      </w:r>
      <w:r w:rsidR="00FB4807">
        <w:lastRenderedPageBreak/>
        <w:t>considerada um protótipo, porem com funcionalidades que possibilitam o uso para fins de testes em salas de aula. A implantação acontecerá no SENAI de Lages SC, com o objetivo de expansão para outras unidades em âmbito estadual e até mesmo nacional.</w:t>
      </w:r>
    </w:p>
    <w:p w14:paraId="63291184" w14:textId="77777777" w:rsidR="00203EC6" w:rsidRDefault="00203EC6" w:rsidP="00D62CC1">
      <w:pPr>
        <w:pStyle w:val="TP-TituloCentralizadoPos"/>
        <w:numPr>
          <w:ilvl w:val="0"/>
          <w:numId w:val="0"/>
        </w:numPr>
      </w:pPr>
      <w:bookmarkStart w:id="425" w:name="_Toc531976663"/>
      <w:commentRangeStart w:id="426"/>
      <w:r>
        <w:lastRenderedPageBreak/>
        <w:t>Referências</w:t>
      </w:r>
      <w:bookmarkEnd w:id="421"/>
      <w:bookmarkEnd w:id="422"/>
      <w:bookmarkEnd w:id="423"/>
      <w:bookmarkEnd w:id="424"/>
      <w:r>
        <w:t xml:space="preserve"> Bibliográficas</w:t>
      </w:r>
      <w:bookmarkEnd w:id="425"/>
    </w:p>
    <w:p w14:paraId="5F3E8218" w14:textId="77777777" w:rsidR="00AD1FEA" w:rsidRPr="009C47D4" w:rsidRDefault="00AD1FEA" w:rsidP="009C47D4">
      <w:pPr>
        <w:pStyle w:val="PT-Referencias"/>
      </w:pPr>
      <w:r w:rsidRPr="009C47D4">
        <w:t xml:space="preserve">AMANDA. </w:t>
      </w:r>
      <w:r w:rsidRPr="0045501B">
        <w:rPr>
          <w:b/>
        </w:rPr>
        <w:t>O papel tem futuro</w:t>
      </w:r>
      <w:r w:rsidRPr="009C47D4">
        <w:t xml:space="preserve">: </w:t>
      </w:r>
      <w:proofErr w:type="spellStart"/>
      <w:r w:rsidRPr="009C47D4">
        <w:t>polato</w:t>
      </w:r>
      <w:proofErr w:type="spellEnd"/>
      <w:r w:rsidRPr="009C47D4">
        <w:t>. 2013. Disponível em: &lt;https://epoca.globo.com/ideias/noticia/2013/12/o-papelb-tem-futurob.html&gt;. Acesso em: 11 jun. 2018.</w:t>
      </w:r>
    </w:p>
    <w:p w14:paraId="7C11C98D" w14:textId="77777777" w:rsidR="00AD1FEA" w:rsidRPr="009C47D4" w:rsidRDefault="00AD1FEA" w:rsidP="009C47D4">
      <w:pPr>
        <w:pStyle w:val="PT-Referencias"/>
      </w:pPr>
      <w:r w:rsidRPr="009C47D4">
        <w:t xml:space="preserve">HAMZE. </w:t>
      </w:r>
      <w:proofErr w:type="spellStart"/>
      <w:r w:rsidRPr="009C47D4">
        <w:t>Amelia</w:t>
      </w:r>
      <w:proofErr w:type="spellEnd"/>
      <w:r w:rsidRPr="009C47D4">
        <w:t xml:space="preserve">. </w:t>
      </w:r>
      <w:r w:rsidRPr="0045501B">
        <w:rPr>
          <w:b/>
        </w:rPr>
        <w:t>Avaliação escolar</w:t>
      </w:r>
      <w:r w:rsidRPr="009C47D4">
        <w:t>.</w:t>
      </w:r>
      <w:r>
        <w:t xml:space="preserve"> 20-?.</w:t>
      </w:r>
      <w:r w:rsidRPr="009C47D4">
        <w:t xml:space="preserve"> Disponível em: &lt;https://educador.brasilescola.uol.com.br/trabalho-docente/avaliacao-escolar.htm&gt;. Acesso em: 12 fevereiro 2018.</w:t>
      </w:r>
    </w:p>
    <w:p w14:paraId="516E2992" w14:textId="77777777" w:rsidR="00AD1FEA" w:rsidRPr="009C47D4" w:rsidRDefault="00AD1FEA" w:rsidP="009C47D4">
      <w:pPr>
        <w:pStyle w:val="PT-Referencias"/>
      </w:pPr>
      <w:r w:rsidRPr="009C47D4">
        <w:t xml:space="preserve">KRUG, </w:t>
      </w:r>
      <w:proofErr w:type="spellStart"/>
      <w:r w:rsidRPr="009C47D4">
        <w:t>Dircema</w:t>
      </w:r>
      <w:proofErr w:type="spellEnd"/>
      <w:r w:rsidRPr="009C47D4">
        <w:t xml:space="preserve"> </w:t>
      </w:r>
      <w:proofErr w:type="spellStart"/>
      <w:r w:rsidRPr="009C47D4">
        <w:t>Franceschetto</w:t>
      </w:r>
      <w:proofErr w:type="spellEnd"/>
      <w:r w:rsidRPr="009C47D4">
        <w:t>. Arno.</w:t>
      </w:r>
      <w:r w:rsidRPr="009C47D4">
        <w:rPr>
          <w:rStyle w:val="apple-converted-space"/>
        </w:rPr>
        <w:t> </w:t>
      </w:r>
      <w:r w:rsidRPr="00713FF6">
        <w:rPr>
          <w:rStyle w:val="Forte"/>
          <w:bCs w:val="0"/>
        </w:rPr>
        <w:t>Avaliação: Por que? O que? Como?</w:t>
      </w:r>
      <w:r w:rsidRPr="00AD1FEA">
        <w:rPr>
          <w:rStyle w:val="apple-converted-space"/>
        </w:rPr>
        <w:t> </w:t>
      </w:r>
      <w:r w:rsidRPr="009C47D4">
        <w:t xml:space="preserve">1. Ed. Curitiba: J.M. Editora e Livraria Jurídica, 2015. </w:t>
      </w:r>
    </w:p>
    <w:p w14:paraId="0A3DAFEB" w14:textId="77777777" w:rsidR="00AD1FEA" w:rsidRPr="009C47D4" w:rsidRDefault="00AD1FEA" w:rsidP="009C47D4">
      <w:pPr>
        <w:pStyle w:val="PT-Referencias"/>
      </w:pPr>
      <w:r>
        <w:t xml:space="preserve">LUCKESI, C.C. </w:t>
      </w:r>
      <w:r w:rsidRPr="0045501B">
        <w:rPr>
          <w:b/>
        </w:rPr>
        <w:t>Avaliação da aprendizagem escolar.</w:t>
      </w:r>
      <w:r>
        <w:t xml:space="preserve"> 14. ed. São Paulo: Cortez, 2002.</w:t>
      </w:r>
    </w:p>
    <w:p w14:paraId="7B9270BB" w14:textId="77777777" w:rsidR="00AD1FEA" w:rsidRPr="009C47D4" w:rsidRDefault="00AD1FEA" w:rsidP="009C47D4">
      <w:pPr>
        <w:pStyle w:val="PT-Referencias"/>
      </w:pPr>
      <w:r w:rsidRPr="009C47D4">
        <w:t xml:space="preserve">MALDONADO, Leonardo. </w:t>
      </w:r>
      <w:r w:rsidRPr="0045501B">
        <w:rPr>
          <w:b/>
        </w:rPr>
        <w:t>Entendendo o DOM (</w:t>
      </w:r>
      <w:proofErr w:type="spellStart"/>
      <w:r w:rsidRPr="0045501B">
        <w:rPr>
          <w:b/>
        </w:rPr>
        <w:t>Document</w:t>
      </w:r>
      <w:proofErr w:type="spellEnd"/>
      <w:r w:rsidRPr="0045501B">
        <w:rPr>
          <w:b/>
        </w:rPr>
        <w:t xml:space="preserve"> </w:t>
      </w:r>
      <w:proofErr w:type="spellStart"/>
      <w:r w:rsidRPr="0045501B">
        <w:rPr>
          <w:b/>
        </w:rPr>
        <w:t>Object</w:t>
      </w:r>
      <w:proofErr w:type="spellEnd"/>
      <w:r w:rsidRPr="0045501B">
        <w:rPr>
          <w:b/>
        </w:rPr>
        <w:t xml:space="preserve"> </w:t>
      </w:r>
      <w:proofErr w:type="spellStart"/>
      <w:r w:rsidRPr="0045501B">
        <w:rPr>
          <w:b/>
        </w:rPr>
        <w:t>Model</w:t>
      </w:r>
      <w:proofErr w:type="spellEnd"/>
      <w:r w:rsidRPr="0045501B">
        <w:rPr>
          <w:b/>
        </w:rPr>
        <w:t>).</w:t>
      </w:r>
      <w:r w:rsidRPr="009C47D4">
        <w:t xml:space="preserve"> 2018. Disponível em: &lt;https://tableless.com.br/entendendo-o-dom-document-object-model/&gt;. Acesso em: 12 maio 2018.</w:t>
      </w:r>
    </w:p>
    <w:p w14:paraId="3BFBB623" w14:textId="77777777" w:rsidR="00AD1FEA" w:rsidRPr="009C47D4" w:rsidRDefault="00AD1FEA" w:rsidP="009C47D4">
      <w:pPr>
        <w:pStyle w:val="PT-Referencias"/>
      </w:pPr>
      <w:r w:rsidRPr="009C47D4">
        <w:t xml:space="preserve">NEXAAS. 5 </w:t>
      </w:r>
      <w:r w:rsidRPr="0045501B">
        <w:rPr>
          <w:b/>
        </w:rPr>
        <w:t>vantagens de centralizar o acesso à informação em sua empresa.</w:t>
      </w:r>
      <w:r w:rsidRPr="009C47D4">
        <w:t xml:space="preserve"> Disponível em: &lt; http://nexaas.com/blog/vantagens-centralizar-acesso-a-informacao-em-sua-empresa/&gt;. Acesso em: 5 maio 2018.</w:t>
      </w:r>
    </w:p>
    <w:p w14:paraId="42872E76" w14:textId="77777777" w:rsidR="00AD1FEA" w:rsidRPr="009C47D4" w:rsidRDefault="00AD1FEA" w:rsidP="009C47D4">
      <w:pPr>
        <w:pStyle w:val="PT-Referencias"/>
      </w:pPr>
      <w:r w:rsidRPr="009C47D4">
        <w:t xml:space="preserve">PAPELADA. </w:t>
      </w:r>
      <w:r w:rsidRPr="0045501B">
        <w:rPr>
          <w:b/>
        </w:rPr>
        <w:t>PAPEL: QUAL O CUSTO AMBIENTAL DE UMA FOLHA A</w:t>
      </w:r>
      <w:proofErr w:type="gramStart"/>
      <w:r w:rsidRPr="0045501B">
        <w:rPr>
          <w:b/>
        </w:rPr>
        <w:t>4?.</w:t>
      </w:r>
      <w:proofErr w:type="gramEnd"/>
      <w:r w:rsidRPr="009C47D4">
        <w:t xml:space="preserve"> Disponível em: http://blog.papelada.com.br/consumo-consciente/consumo-concsiente-papel/&gt;. Acesso em: 5 maio 2018.</w:t>
      </w:r>
    </w:p>
    <w:p w14:paraId="570E4539" w14:textId="77777777" w:rsidR="00AD1FEA" w:rsidRPr="009C47D4" w:rsidRDefault="00AD1FEA" w:rsidP="009C47D4">
      <w:pPr>
        <w:pStyle w:val="PT-Referencias"/>
      </w:pPr>
      <w:r w:rsidRPr="009C47D4">
        <w:t xml:space="preserve">PISA, Pedro. </w:t>
      </w:r>
      <w:r w:rsidRPr="0045501B">
        <w:rPr>
          <w:b/>
        </w:rPr>
        <w:t>O que é e como usar o MySQL?</w:t>
      </w:r>
      <w:r w:rsidRPr="009C47D4">
        <w:t xml:space="preserve"> 2012. Disponível em: &lt;http://www.techtudo.com.br/artigos/noticia/2012/04/o-que-e-e-como-usar-o-mysql.html&gt;. Acesso em: 25 abr. 2012.</w:t>
      </w:r>
    </w:p>
    <w:p w14:paraId="59828C2C" w14:textId="77777777" w:rsidR="00AD1FEA" w:rsidRPr="009C47D4" w:rsidRDefault="00AD1FEA" w:rsidP="009C47D4">
      <w:pPr>
        <w:pStyle w:val="PT-Referencias"/>
      </w:pPr>
      <w:r w:rsidRPr="009C47D4">
        <w:t>PROCENGE (</w:t>
      </w:r>
      <w:proofErr w:type="spellStart"/>
      <w:r w:rsidRPr="009C47D4">
        <w:t>Sc</w:t>
      </w:r>
      <w:proofErr w:type="spellEnd"/>
      <w:r w:rsidRPr="009C47D4">
        <w:t xml:space="preserve">). </w:t>
      </w:r>
      <w:r w:rsidRPr="0045501B">
        <w:rPr>
          <w:b/>
        </w:rPr>
        <w:t>Veja como a tecnologia pode ajudar a gestão educacional.</w:t>
      </w:r>
      <w:r w:rsidRPr="009C47D4">
        <w:t xml:space="preserve"> 2017. Disponível em: &lt;http://blog.procenge.com.br/veja-como-a-tecnologia-pode-ajudar-a-gestao-educacional/&gt;. Acesso em: 22 abr. 2018.</w:t>
      </w:r>
    </w:p>
    <w:p w14:paraId="0048667B" w14:textId="77777777" w:rsidR="00AD1FEA" w:rsidRPr="009C47D4" w:rsidRDefault="00AD1FEA" w:rsidP="009C47D4">
      <w:pPr>
        <w:pStyle w:val="PT-Referencias"/>
      </w:pPr>
      <w:r w:rsidRPr="009C47D4">
        <w:t>ROWLEY, J</w:t>
      </w:r>
      <w:r w:rsidRPr="0045501B">
        <w:rPr>
          <w:b/>
        </w:rPr>
        <w:t>. Informática para bibliotecas.</w:t>
      </w:r>
      <w:r w:rsidRPr="009C47D4">
        <w:t xml:space="preserve"> Brasília: </w:t>
      </w:r>
      <w:proofErr w:type="spellStart"/>
      <w:r w:rsidRPr="009C47D4">
        <w:t>Briquet</w:t>
      </w:r>
      <w:proofErr w:type="spellEnd"/>
      <w:r w:rsidRPr="009C47D4">
        <w:t xml:space="preserve"> de Lemos, 1994 FIGUEIREDO, Nice Menezes de. Serviços de referência e informação. São Paulo: Polis: APB, 1992.</w:t>
      </w:r>
    </w:p>
    <w:p w14:paraId="57F30593" w14:textId="7D1DBB23" w:rsidR="00A5785A" w:rsidRPr="009C47D4" w:rsidRDefault="00AD1FEA" w:rsidP="009C47D4">
      <w:pPr>
        <w:pStyle w:val="PT-Referencias"/>
      </w:pPr>
      <w:r w:rsidRPr="009C47D4">
        <w:t xml:space="preserve">SOARES, </w:t>
      </w:r>
      <w:proofErr w:type="spellStart"/>
      <w:r w:rsidRPr="009C47D4">
        <w:t>Walace</w:t>
      </w:r>
      <w:proofErr w:type="spellEnd"/>
      <w:r w:rsidRPr="009C47D4">
        <w:t>.</w:t>
      </w:r>
      <w:r w:rsidRPr="009C47D4">
        <w:rPr>
          <w:rStyle w:val="apple-converted-space"/>
        </w:rPr>
        <w:t> </w:t>
      </w:r>
      <w:r w:rsidRPr="00713FF6">
        <w:rPr>
          <w:rStyle w:val="Forte"/>
          <w:bCs w:val="0"/>
        </w:rPr>
        <w:t>PHP 5 Conceitos, Programação e Integração com Banco de Dados</w:t>
      </w:r>
      <w:r w:rsidRPr="009C47D4">
        <w:rPr>
          <w:rStyle w:val="apple-converted-space"/>
        </w:rPr>
        <w:t> </w:t>
      </w:r>
      <w:r w:rsidRPr="009C47D4">
        <w:t xml:space="preserve">5. Ed. São Paulo: Editora Érica Ltda, 2009. </w:t>
      </w:r>
      <w:commentRangeEnd w:id="426"/>
      <w:r w:rsidR="00432609">
        <w:rPr>
          <w:rStyle w:val="Refdecomentrio"/>
          <w:snapToGrid/>
        </w:rPr>
        <w:commentReference w:id="426"/>
      </w:r>
    </w:p>
    <w:sectPr w:rsidR="00A5785A" w:rsidRPr="009C47D4" w:rsidSect="00316E4D">
      <w:headerReference w:type="even" r:id="rId83"/>
      <w:headerReference w:type="default" r:id="rId84"/>
      <w:footerReference w:type="even" r:id="rId85"/>
      <w:footerReference w:type="first" r:id="rId86"/>
      <w:pgSz w:w="11906" w:h="16838" w:code="9"/>
      <w:pgMar w:top="1701" w:right="1134" w:bottom="1531" w:left="1701"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 w:author="Sabrina Sagaz" w:date="2019-04-08T09:30:00Z" w:initials="SS">
    <w:p w14:paraId="409AB219" w14:textId="238CD9FE" w:rsidR="00BD1B3B" w:rsidRDefault="00BD1B3B">
      <w:pPr>
        <w:pStyle w:val="Textodecomentrio"/>
      </w:pPr>
      <w:r>
        <w:rPr>
          <w:rStyle w:val="Refdecomentrio"/>
        </w:rPr>
        <w:annotationRef/>
      </w:r>
      <w:r>
        <w:t>Termos estrangeiros - Itálico</w:t>
      </w:r>
    </w:p>
  </w:comment>
  <w:comment w:id="49" w:author="Sabrina Sagaz" w:date="2019-04-08T09:31:00Z" w:initials="SS">
    <w:p w14:paraId="35EC433C" w14:textId="65497F59" w:rsidR="00BD1B3B" w:rsidRDefault="00BD1B3B">
      <w:pPr>
        <w:pStyle w:val="Textodecomentrio"/>
      </w:pPr>
      <w:r>
        <w:rPr>
          <w:rStyle w:val="Refdecomentrio"/>
        </w:rPr>
        <w:annotationRef/>
      </w:r>
      <w:r>
        <w:t>Você precisa estruturar seus capítulos!!!</w:t>
      </w:r>
    </w:p>
  </w:comment>
  <w:comment w:id="80" w:author="Thiago Ribeiro Bona Sartor" w:date="2019-03-21T10:47:00Z" w:initials="TRBS">
    <w:p w14:paraId="2592D91E" w14:textId="026F211D" w:rsidR="00BD1B3B" w:rsidRDefault="00BD1B3B">
      <w:pPr>
        <w:pStyle w:val="Textodecomentrio"/>
      </w:pPr>
      <w:r>
        <w:rPr>
          <w:rStyle w:val="Refdecomentrio"/>
        </w:rPr>
        <w:annotationRef/>
      </w:r>
      <w:r>
        <w:t>Está bom, porem eu reorganizaria toda essa estrutura.</w:t>
      </w:r>
    </w:p>
    <w:p w14:paraId="7C56070F" w14:textId="5FACCA0A" w:rsidR="00BD1B3B" w:rsidRDefault="00BD1B3B">
      <w:pPr>
        <w:pStyle w:val="Textodecomentrio"/>
      </w:pPr>
      <w:proofErr w:type="spellStart"/>
      <w:r>
        <w:t>Ex</w:t>
      </w:r>
      <w:proofErr w:type="spellEnd"/>
      <w:r>
        <w:t>:</w:t>
      </w:r>
    </w:p>
    <w:p w14:paraId="02CFCEF5" w14:textId="77777777" w:rsidR="00BD1B3B" w:rsidRDefault="00BD1B3B">
      <w:pPr>
        <w:pStyle w:val="Textodecomentrio"/>
      </w:pPr>
    </w:p>
    <w:p w14:paraId="3CF62E85" w14:textId="23BBC81A" w:rsidR="00BD1B3B" w:rsidRDefault="00BD1B3B" w:rsidP="00E120F0">
      <w:pPr>
        <w:pStyle w:val="TE-Normal"/>
      </w:pPr>
      <w:r>
        <w:t>Após a fase de estudo do tema proposto...</w:t>
      </w:r>
    </w:p>
    <w:p w14:paraId="75F85107" w14:textId="77777777" w:rsidR="00BD1B3B" w:rsidRDefault="00BD1B3B" w:rsidP="00E120F0">
      <w:pPr>
        <w:pStyle w:val="TE-Normal"/>
      </w:pPr>
    </w:p>
    <w:p w14:paraId="4B6368A7" w14:textId="692D599C" w:rsidR="00BD1B3B" w:rsidRDefault="00BD1B3B" w:rsidP="00E120F0">
      <w:pPr>
        <w:pStyle w:val="TE-Normal"/>
      </w:pPr>
      <w:r>
        <w:t>Com base nessas fontes ...</w:t>
      </w:r>
    </w:p>
    <w:p w14:paraId="0BD3B32E" w14:textId="77777777" w:rsidR="00BD1B3B" w:rsidRDefault="00BD1B3B" w:rsidP="00E120F0">
      <w:pPr>
        <w:pStyle w:val="TE-Normal"/>
      </w:pPr>
    </w:p>
    <w:p w14:paraId="3FB29B52" w14:textId="621ABC8E" w:rsidR="00BD1B3B" w:rsidRDefault="00BD1B3B" w:rsidP="00E120F0">
      <w:pPr>
        <w:pStyle w:val="TE-Normal"/>
      </w:pPr>
      <w:r>
        <w:t>Na próxima etapa...</w:t>
      </w:r>
    </w:p>
    <w:p w14:paraId="36C07D03" w14:textId="77777777" w:rsidR="00BD1B3B" w:rsidRDefault="00BD1B3B" w:rsidP="00E120F0">
      <w:pPr>
        <w:pStyle w:val="TE-Normal"/>
      </w:pPr>
    </w:p>
    <w:p w14:paraId="41FD6BA9" w14:textId="4FEF1113" w:rsidR="00BD1B3B" w:rsidRDefault="00BD1B3B" w:rsidP="00E120F0">
      <w:pPr>
        <w:pStyle w:val="TE-Normal"/>
      </w:pPr>
      <w:r>
        <w:t>Após essas definições, iniciar-se-á o processo de desenvolvimento...</w:t>
      </w:r>
    </w:p>
    <w:p w14:paraId="216EE7E9" w14:textId="77777777" w:rsidR="00BD1B3B" w:rsidRDefault="00BD1B3B" w:rsidP="00E120F0">
      <w:pPr>
        <w:pStyle w:val="TE-Normal"/>
      </w:pPr>
    </w:p>
    <w:p w14:paraId="32180830" w14:textId="77777777" w:rsidR="00BD1B3B" w:rsidRDefault="00BD1B3B" w:rsidP="00E120F0">
      <w:pPr>
        <w:pStyle w:val="TE-Normal"/>
      </w:pPr>
      <w:r>
        <w:t>Por fim....</w:t>
      </w:r>
    </w:p>
    <w:p w14:paraId="13DD8259" w14:textId="77777777" w:rsidR="00BD1B3B" w:rsidRDefault="00BD1B3B">
      <w:pPr>
        <w:pStyle w:val="Textodecomentrio"/>
      </w:pPr>
    </w:p>
  </w:comment>
  <w:comment w:id="81" w:author="Dienisson Chinelatto" w:date="2019-03-23T16:55:00Z" w:initials="DC">
    <w:p w14:paraId="5441C307" w14:textId="79E3C64C" w:rsidR="00BD1B3B" w:rsidRDefault="00BD1B3B">
      <w:pPr>
        <w:pStyle w:val="Textodecomentrio"/>
      </w:pPr>
      <w:r>
        <w:rPr>
          <w:rStyle w:val="Refdecomentrio"/>
        </w:rPr>
        <w:annotationRef/>
      </w:r>
    </w:p>
  </w:comment>
  <w:comment w:id="82" w:author="Dienisson Chinelatto" w:date="2019-03-21T20:58:00Z" w:initials="DC">
    <w:p w14:paraId="0B37A0C9" w14:textId="17334674" w:rsidR="00BD1B3B" w:rsidRDefault="00BD1B3B">
      <w:pPr>
        <w:pStyle w:val="Textodecomentrio"/>
      </w:pPr>
      <w:r>
        <w:rPr>
          <w:rStyle w:val="Refdecomentrio"/>
        </w:rPr>
        <w:annotationRef/>
      </w:r>
      <w:r>
        <w:t xml:space="preserve">O sistema irá ser construído em uma arquitetura </w:t>
      </w:r>
      <w:proofErr w:type="spellStart"/>
      <w:r w:rsidRPr="00D825D2">
        <w:rPr>
          <w:i/>
        </w:rPr>
        <w:t>Client</w:t>
      </w:r>
      <w:proofErr w:type="spellEnd"/>
      <w:r w:rsidRPr="00D825D2">
        <w:rPr>
          <w:i/>
        </w:rPr>
        <w:t>/Server</w:t>
      </w:r>
      <w:r>
        <w:t xml:space="preserve"> na qual o </w:t>
      </w:r>
      <w:proofErr w:type="spellStart"/>
      <w:r w:rsidRPr="00D825D2">
        <w:rPr>
          <w:i/>
        </w:rPr>
        <w:t>Client</w:t>
      </w:r>
      <w:proofErr w:type="spellEnd"/>
      <w:r>
        <w:rPr>
          <w:i/>
        </w:rPr>
        <w:t xml:space="preserve"> </w:t>
      </w:r>
      <w:r w:rsidRPr="00D825D2">
        <w:t xml:space="preserve">será utilizado o </w:t>
      </w:r>
      <w:r w:rsidRPr="00D825D2">
        <w:rPr>
          <w:i/>
        </w:rPr>
        <w:t>framework Angular</w:t>
      </w:r>
      <w:r>
        <w:rPr>
          <w:i/>
        </w:rPr>
        <w:t xml:space="preserve"> </w:t>
      </w:r>
      <w:r w:rsidRPr="008D23AE">
        <w:t>para</w:t>
      </w:r>
      <w:r>
        <w:t xml:space="preserve"> o desenvolvimento e no </w:t>
      </w:r>
      <w:r w:rsidRPr="00D825D2">
        <w:rPr>
          <w:i/>
        </w:rPr>
        <w:t>Server</w:t>
      </w:r>
      <w:r>
        <w:t xml:space="preserve"> será utilizado o .</w:t>
      </w:r>
      <w:r w:rsidRPr="008D23AE">
        <w:rPr>
          <w:i/>
        </w:rPr>
        <w:t>NET Core</w:t>
      </w:r>
      <w:r>
        <w:t xml:space="preserve"> como plataforma, C# como linguagem de programação, SQL Server como sistema gerenciador de banco de dados(SGBD) e </w:t>
      </w:r>
      <w:r w:rsidRPr="008D23AE">
        <w:rPr>
          <w:i/>
        </w:rPr>
        <w:t>Visual Studio</w:t>
      </w:r>
      <w:r>
        <w:t xml:space="preserve"> como </w:t>
      </w:r>
      <w:proofErr w:type="spellStart"/>
      <w:r w:rsidRPr="008D23AE">
        <w:rPr>
          <w:i/>
        </w:rPr>
        <w:t>Integrated</w:t>
      </w:r>
      <w:proofErr w:type="spellEnd"/>
      <w:r w:rsidRPr="008D23AE">
        <w:rPr>
          <w:i/>
        </w:rPr>
        <w:t xml:space="preserve"> </w:t>
      </w:r>
      <w:proofErr w:type="spellStart"/>
      <w:r w:rsidRPr="008D23AE">
        <w:rPr>
          <w:i/>
        </w:rPr>
        <w:t>Development</w:t>
      </w:r>
      <w:proofErr w:type="spellEnd"/>
      <w:r w:rsidRPr="008D23AE">
        <w:rPr>
          <w:i/>
        </w:rPr>
        <w:t xml:space="preserve"> </w:t>
      </w:r>
      <w:proofErr w:type="spellStart"/>
      <w:r w:rsidRPr="008D23AE">
        <w:rPr>
          <w:i/>
        </w:rPr>
        <w:t>Environment</w:t>
      </w:r>
      <w:proofErr w:type="spellEnd"/>
      <w:r w:rsidRPr="008D23AE">
        <w:rPr>
          <w:i/>
        </w:rPr>
        <w:t xml:space="preserve"> </w:t>
      </w:r>
      <w:r w:rsidRPr="008D23AE">
        <w:t>(IDE).</w:t>
      </w:r>
    </w:p>
  </w:comment>
  <w:comment w:id="83" w:author="Dienisson Chinelatto" w:date="2019-03-21T20:58:00Z" w:initials="DC">
    <w:p w14:paraId="4B3FC409" w14:textId="5630DB46" w:rsidR="00BD1B3B" w:rsidRDefault="00BD1B3B">
      <w:pPr>
        <w:pStyle w:val="Textodecomentrio"/>
      </w:pPr>
      <w:r>
        <w:rPr>
          <w:rStyle w:val="Refdecomentrio"/>
        </w:rPr>
        <w:annotationRef/>
      </w:r>
      <w:r>
        <w:t>Posteriormente vai ser adicionado.</w:t>
      </w:r>
    </w:p>
  </w:comment>
  <w:comment w:id="84" w:author="Dienisson Chinelatto" w:date="2019-03-23T16:54:00Z" w:initials="DC">
    <w:p w14:paraId="752BD2A7" w14:textId="2D3D53CB" w:rsidR="00BD1B3B" w:rsidRDefault="00BD1B3B">
      <w:pPr>
        <w:pStyle w:val="Textodecomentrio"/>
      </w:pPr>
      <w:r>
        <w:rPr>
          <w:rStyle w:val="Refdecomentrio"/>
        </w:rPr>
        <w:annotationRef/>
      </w:r>
    </w:p>
  </w:comment>
  <w:comment w:id="85" w:author="Dienisson Chinelatto" w:date="2019-03-23T16:54:00Z" w:initials="DC">
    <w:p w14:paraId="24C467CB" w14:textId="1DCE9071" w:rsidR="00BD1B3B" w:rsidRDefault="00BD1B3B">
      <w:pPr>
        <w:pStyle w:val="Textodecomentrio"/>
      </w:pPr>
      <w:r>
        <w:rPr>
          <w:rStyle w:val="Refdecomentrio"/>
        </w:rPr>
        <w:annotationRef/>
      </w:r>
    </w:p>
  </w:comment>
  <w:comment w:id="86" w:author="Dienisson Chinelatto" w:date="2019-03-23T16:54:00Z" w:initials="DC">
    <w:p w14:paraId="188813A6" w14:textId="37667D8E" w:rsidR="00BD1B3B" w:rsidRDefault="00BD1B3B">
      <w:pPr>
        <w:pStyle w:val="Textodecomentrio"/>
      </w:pPr>
      <w:r>
        <w:rPr>
          <w:rStyle w:val="Refdecomentrio"/>
        </w:rPr>
        <w:annotationRef/>
      </w:r>
    </w:p>
  </w:comment>
  <w:comment w:id="87" w:author="Dienisson Chinelatto" w:date="2019-03-23T16:54:00Z" w:initials="DC">
    <w:p w14:paraId="71EB778A" w14:textId="7155E9DB" w:rsidR="00BD1B3B" w:rsidRDefault="00BD1B3B">
      <w:pPr>
        <w:pStyle w:val="Textodecomentrio"/>
      </w:pPr>
      <w:r>
        <w:rPr>
          <w:rStyle w:val="Refdecomentrio"/>
        </w:rPr>
        <w:annotationRef/>
      </w:r>
    </w:p>
  </w:comment>
  <w:comment w:id="88" w:author="Dienisson Chinelatto" w:date="2019-03-23T16:54:00Z" w:initials="DC">
    <w:p w14:paraId="07F9792A" w14:textId="08A9E474" w:rsidR="00BD1B3B" w:rsidRDefault="00BD1B3B">
      <w:pPr>
        <w:pStyle w:val="Textodecomentrio"/>
      </w:pPr>
      <w:r>
        <w:rPr>
          <w:rStyle w:val="Refdecomentrio"/>
        </w:rPr>
        <w:annotationRef/>
      </w:r>
    </w:p>
  </w:comment>
  <w:comment w:id="89" w:author="Dienisson Chinelatto" w:date="2019-03-23T16:54:00Z" w:initials="DC">
    <w:p w14:paraId="78ADDF59" w14:textId="415E55CA" w:rsidR="00BD1B3B" w:rsidRDefault="00BD1B3B">
      <w:pPr>
        <w:pStyle w:val="Textodecomentrio"/>
      </w:pPr>
      <w:r>
        <w:rPr>
          <w:rStyle w:val="Refdecomentrio"/>
        </w:rPr>
        <w:annotationRef/>
      </w:r>
    </w:p>
  </w:comment>
  <w:comment w:id="90" w:author="Dienisson Chinelatto" w:date="2019-03-23T16:54:00Z" w:initials="DC">
    <w:p w14:paraId="5B0DF4FB" w14:textId="417C2FC7" w:rsidR="00BD1B3B" w:rsidRDefault="00BD1B3B">
      <w:pPr>
        <w:pStyle w:val="Textodecomentrio"/>
      </w:pPr>
      <w:r>
        <w:rPr>
          <w:rStyle w:val="Refdecomentrio"/>
        </w:rPr>
        <w:annotationRef/>
      </w:r>
    </w:p>
  </w:comment>
  <w:comment w:id="92" w:author="Dienisson Chinelatto" w:date="2019-03-23T16:53:00Z" w:initials="DC">
    <w:p w14:paraId="448B2155" w14:textId="68F298C3" w:rsidR="00BD1B3B" w:rsidRDefault="00BD1B3B">
      <w:pPr>
        <w:pStyle w:val="Textodecomentrio"/>
        <w:rPr>
          <w:i/>
        </w:rPr>
      </w:pPr>
      <w:r>
        <w:rPr>
          <w:rStyle w:val="Refdecomentrio"/>
        </w:rPr>
        <w:annotationRef/>
      </w:r>
      <w:r>
        <w:t xml:space="preserve">Os testes unitários e funcionais serão implementados com o framework nativo do </w:t>
      </w:r>
      <w:r w:rsidRPr="008D23AE">
        <w:rPr>
          <w:i/>
        </w:rPr>
        <w:t>Visual Studio</w:t>
      </w:r>
      <w:r>
        <w:t xml:space="preserve"> para .</w:t>
      </w:r>
      <w:r w:rsidRPr="008D23AE">
        <w:rPr>
          <w:i/>
        </w:rPr>
        <w:t xml:space="preserve">NET Core, </w:t>
      </w:r>
      <w:r>
        <w:t xml:space="preserve">o </w:t>
      </w:r>
      <w:proofErr w:type="spellStart"/>
      <w:r w:rsidRPr="008D23AE">
        <w:rPr>
          <w:i/>
        </w:rPr>
        <w:t>MSTest</w:t>
      </w:r>
      <w:proofErr w:type="spellEnd"/>
      <w:r>
        <w:rPr>
          <w:rStyle w:val="Refdecomentrio"/>
        </w:rPr>
        <w:annotationRef/>
      </w:r>
      <w:r>
        <w:rPr>
          <w:rStyle w:val="Refdecomentrio"/>
        </w:rPr>
        <w:annotationRef/>
      </w:r>
      <w:r>
        <w:rPr>
          <w:i/>
        </w:rPr>
        <w:t xml:space="preserve">. </w:t>
      </w:r>
      <w:r w:rsidRPr="008D23AE">
        <w:t>Para os testes de</w:t>
      </w:r>
      <w:r>
        <w:rPr>
          <w:i/>
        </w:rPr>
        <w:t xml:space="preserve"> </w:t>
      </w:r>
      <w:proofErr w:type="spellStart"/>
      <w:r>
        <w:rPr>
          <w:i/>
        </w:rPr>
        <w:t>User</w:t>
      </w:r>
      <w:proofErr w:type="spellEnd"/>
      <w:r>
        <w:rPr>
          <w:i/>
        </w:rPr>
        <w:t xml:space="preserve"> Interface </w:t>
      </w:r>
      <w:r w:rsidRPr="008D23AE">
        <w:t>(UI)</w:t>
      </w:r>
      <w:r>
        <w:t xml:space="preserve"> será utilizado o framework para </w:t>
      </w:r>
      <w:r w:rsidRPr="007A32D4">
        <w:rPr>
          <w:i/>
        </w:rPr>
        <w:t>.NET</w:t>
      </w:r>
      <w:r>
        <w:t xml:space="preserve"> </w:t>
      </w:r>
      <w:proofErr w:type="spellStart"/>
      <w:r w:rsidRPr="008D23AE">
        <w:rPr>
          <w:i/>
        </w:rPr>
        <w:t>Selenium.WebDriver</w:t>
      </w:r>
      <w:proofErr w:type="spellEnd"/>
      <w:r>
        <w:rPr>
          <w:i/>
        </w:rPr>
        <w:t>.</w:t>
      </w:r>
    </w:p>
    <w:p w14:paraId="3DDB5A7D" w14:textId="77777777" w:rsidR="00BD1B3B" w:rsidRDefault="00BD1B3B">
      <w:pPr>
        <w:pStyle w:val="Textodecomentrio"/>
      </w:pPr>
    </w:p>
  </w:comment>
  <w:comment w:id="100" w:author="Sabrina Sagaz" w:date="2019-04-08T09:35:00Z" w:initials="SS">
    <w:p w14:paraId="5D2C52F6" w14:textId="77777777" w:rsidR="00BD1B3B" w:rsidRDefault="00BD1B3B" w:rsidP="00EB5832">
      <w:pPr>
        <w:pStyle w:val="TE-Normal"/>
        <w:rPr>
          <w:highlight w:val="yellow"/>
        </w:rPr>
      </w:pPr>
      <w:r>
        <w:rPr>
          <w:rStyle w:val="Refdecomentrio"/>
        </w:rPr>
        <w:annotationRef/>
      </w:r>
      <w:r w:rsidRPr="00044AFE">
        <w:rPr>
          <w:highlight w:val="yellow"/>
        </w:rPr>
        <w:t>Par</w:t>
      </w:r>
      <w:r>
        <w:rPr>
          <w:highlight w:val="yellow"/>
        </w:rPr>
        <w:t xml:space="preserve">a cada objetivo você deve detalhar como vai </w:t>
      </w:r>
      <w:proofErr w:type="gramStart"/>
      <w:r>
        <w:rPr>
          <w:highlight w:val="yellow"/>
        </w:rPr>
        <w:t>fazer..</w:t>
      </w:r>
      <w:proofErr w:type="gramEnd"/>
      <w:r>
        <w:rPr>
          <w:highlight w:val="yellow"/>
        </w:rPr>
        <w:t xml:space="preserve"> Por isso a ordem sugerida pelo </w:t>
      </w:r>
      <w:proofErr w:type="spellStart"/>
      <w:r>
        <w:rPr>
          <w:highlight w:val="yellow"/>
        </w:rPr>
        <w:t>Prof</w:t>
      </w:r>
      <w:proofErr w:type="spellEnd"/>
      <w:r>
        <w:rPr>
          <w:highlight w:val="yellow"/>
        </w:rPr>
        <w:t xml:space="preserve"> Thiago é importante!  Inclua aqui na sua metodologia esses comentários que você fez!!!</w:t>
      </w:r>
    </w:p>
    <w:p w14:paraId="06EFDBB8" w14:textId="3ACCC848" w:rsidR="00BD1B3B" w:rsidRDefault="00BD1B3B">
      <w:pPr>
        <w:pStyle w:val="Textodecomentrio"/>
      </w:pPr>
    </w:p>
  </w:comment>
  <w:comment w:id="128" w:author="Dienisson Chinelatto" w:date="2019-02-11T22:33:00Z" w:initials="DC">
    <w:p w14:paraId="0F449392" w14:textId="5B74BD5D" w:rsidR="00BD1B3B" w:rsidRDefault="00BD1B3B">
      <w:pPr>
        <w:pStyle w:val="Textodecomentrio"/>
      </w:pPr>
      <w:r>
        <w:rPr>
          <w:rStyle w:val="Refdecomentrio"/>
        </w:rPr>
        <w:annotationRef/>
      </w:r>
      <w:proofErr w:type="spellStart"/>
      <w:r>
        <w:t>Pag</w:t>
      </w:r>
      <w:proofErr w:type="spellEnd"/>
      <w:r>
        <w:t xml:space="preserve"> 29, Pressman. Engenharia de Software.</w:t>
      </w:r>
    </w:p>
  </w:comment>
  <w:comment w:id="129" w:author="Sabrina Sagaz" w:date="2019-04-08T09:35:00Z" w:initials="SS">
    <w:p w14:paraId="0D501271" w14:textId="41159927" w:rsidR="00BD1B3B" w:rsidRDefault="00BD1B3B">
      <w:pPr>
        <w:pStyle w:val="Textodecomentrio"/>
      </w:pPr>
      <w:r>
        <w:rPr>
          <w:rStyle w:val="Refdecomentrio"/>
        </w:rPr>
        <w:annotationRef/>
      </w:r>
      <w:proofErr w:type="spellStart"/>
      <w:r>
        <w:t>Inlcuir</w:t>
      </w:r>
      <w:proofErr w:type="spellEnd"/>
      <w:r>
        <w:t xml:space="preserve"> referência</w:t>
      </w:r>
    </w:p>
  </w:comment>
  <w:comment w:id="221" w:author="Dienisson Chinelatto" w:date="2019-02-04T22:25:00Z" w:initials="DC">
    <w:p w14:paraId="17D16AC4" w14:textId="7DB4AF54" w:rsidR="00BD1B3B" w:rsidRDefault="00BD1B3B">
      <w:pPr>
        <w:pStyle w:val="Textodecomentrio"/>
      </w:pPr>
      <w:r>
        <w:rPr>
          <w:rStyle w:val="Refdecomentrio"/>
        </w:rPr>
        <w:annotationRef/>
      </w:r>
      <w:r>
        <w:t>Referenciar</w:t>
      </w:r>
    </w:p>
    <w:p w14:paraId="36B2A019" w14:textId="77777777" w:rsidR="00BD1B3B" w:rsidRDefault="00BD1B3B">
      <w:pPr>
        <w:pStyle w:val="Textodecomentrio"/>
      </w:pPr>
    </w:p>
  </w:comment>
  <w:comment w:id="234" w:author="Dienisson Chinelatto" w:date="2019-02-04T22:31:00Z" w:initials="DC">
    <w:p w14:paraId="6E268CCE" w14:textId="5ECA2DA4" w:rsidR="00BD1B3B" w:rsidRDefault="00BD1B3B">
      <w:pPr>
        <w:pStyle w:val="Textodecomentrio"/>
      </w:pPr>
      <w:r>
        <w:rPr>
          <w:rStyle w:val="Refdecomentrio"/>
        </w:rPr>
        <w:annotationRef/>
      </w:r>
      <w:r>
        <w:t>referenciar</w:t>
      </w:r>
    </w:p>
  </w:comment>
  <w:comment w:id="279" w:author="MPS" w:date="2018-11-26T15:09:00Z" w:initials="MPS">
    <w:p w14:paraId="54EAF36F" w14:textId="4F8C4FC6" w:rsidR="00BD1B3B" w:rsidRDefault="00BD1B3B">
      <w:pPr>
        <w:pStyle w:val="Textodecomentrio"/>
      </w:pPr>
      <w:r>
        <w:rPr>
          <w:rStyle w:val="Refdecomentrio"/>
        </w:rPr>
        <w:annotationRef/>
      </w:r>
      <w:r>
        <w:t>Incluir a validação no final do capítulo.</w:t>
      </w:r>
    </w:p>
  </w:comment>
  <w:comment w:id="323" w:author="MPS" w:date="2018-11-26T14:36:00Z" w:initials="MPS">
    <w:p w14:paraId="5B13CD43" w14:textId="4A0C3311" w:rsidR="00BD1B3B" w:rsidRDefault="00BD1B3B">
      <w:pPr>
        <w:pStyle w:val="Textodecomentrio"/>
      </w:pPr>
      <w:r>
        <w:rPr>
          <w:rStyle w:val="Refdecomentrio"/>
        </w:rPr>
        <w:annotationRef/>
      </w:r>
      <w:r>
        <w:t>deve explicar as funcionalidades de cada Tela do sistema.</w:t>
      </w:r>
    </w:p>
  </w:comment>
  <w:comment w:id="354" w:author="MPS" w:date="2018-11-26T14:44:00Z" w:initials="MPS">
    <w:p w14:paraId="3B199C49" w14:textId="0C3F12B8" w:rsidR="00BD1B3B" w:rsidRDefault="00BD1B3B">
      <w:pPr>
        <w:pStyle w:val="Textodecomentrio"/>
      </w:pPr>
      <w:r>
        <w:rPr>
          <w:rStyle w:val="Refdecomentrio"/>
        </w:rPr>
        <w:annotationRef/>
      </w:r>
      <w:r>
        <w:t>ver a viabilidade de incluir um campo para o professor fazer uma descrição da correção da questão, em especial se a questão estiver incorreta.</w:t>
      </w:r>
    </w:p>
  </w:comment>
  <w:comment w:id="371" w:author="MPS" w:date="2018-11-26T14:47:00Z" w:initials="MPS">
    <w:p w14:paraId="1AE1AB30" w14:textId="335EFAC6" w:rsidR="00BD1B3B" w:rsidRDefault="00BD1B3B">
      <w:pPr>
        <w:pStyle w:val="Textodecomentrio"/>
      </w:pPr>
      <w:r>
        <w:rPr>
          <w:rStyle w:val="Refdecomentrio"/>
        </w:rPr>
        <w:annotationRef/>
      </w:r>
      <w:r>
        <w:t>explicar figuras</w:t>
      </w:r>
    </w:p>
  </w:comment>
  <w:comment w:id="426" w:author="MPS" w:date="2018-11-26T14:57:00Z" w:initials="MPS">
    <w:p w14:paraId="63C951E3" w14:textId="4C013936" w:rsidR="00BD1B3B" w:rsidRDefault="00BD1B3B">
      <w:pPr>
        <w:pStyle w:val="Textodecomentrio"/>
      </w:pPr>
      <w:r>
        <w:rPr>
          <w:rStyle w:val="Refdecomentrio"/>
        </w:rPr>
        <w:annotationRef/>
      </w:r>
      <w:r>
        <w:t>Tem como incluir novas referências?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9AB219" w15:done="0"/>
  <w15:commentEx w15:paraId="35EC433C" w15:done="0"/>
  <w15:commentEx w15:paraId="13DD8259" w15:done="0"/>
  <w15:commentEx w15:paraId="5441C307" w15:paraIdParent="13DD8259" w15:done="0"/>
  <w15:commentEx w15:paraId="0B37A0C9" w15:done="0"/>
  <w15:commentEx w15:paraId="4B3FC409" w15:paraIdParent="0B37A0C9" w15:done="0"/>
  <w15:commentEx w15:paraId="752BD2A7" w15:done="0"/>
  <w15:commentEx w15:paraId="24C467CB" w15:paraIdParent="752BD2A7" w15:done="0"/>
  <w15:commentEx w15:paraId="188813A6" w15:paraIdParent="752BD2A7" w15:done="0"/>
  <w15:commentEx w15:paraId="71EB778A" w15:paraIdParent="752BD2A7" w15:done="0"/>
  <w15:commentEx w15:paraId="07F9792A" w15:paraIdParent="752BD2A7" w15:done="0"/>
  <w15:commentEx w15:paraId="78ADDF59" w15:paraIdParent="752BD2A7" w15:done="0"/>
  <w15:commentEx w15:paraId="5B0DF4FB" w15:paraIdParent="752BD2A7" w15:done="0"/>
  <w15:commentEx w15:paraId="3DDB5A7D" w15:done="0"/>
  <w15:commentEx w15:paraId="06EFDBB8" w15:done="0"/>
  <w15:commentEx w15:paraId="0F449392" w15:done="0"/>
  <w15:commentEx w15:paraId="0D501271" w15:paraIdParent="0F449392" w15:done="0"/>
  <w15:commentEx w15:paraId="36B2A019" w15:done="0"/>
  <w15:commentEx w15:paraId="6E268CCE" w15:done="0"/>
  <w15:commentEx w15:paraId="54EAF36F" w15:done="0"/>
  <w15:commentEx w15:paraId="5B13CD43" w15:done="0"/>
  <w15:commentEx w15:paraId="3B199C49" w15:done="0"/>
  <w15:commentEx w15:paraId="1AE1AB30" w15:done="0"/>
  <w15:commentEx w15:paraId="63C951E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9AB219" w16cid:durableId="2055A2F1"/>
  <w16cid:commentId w16cid:paraId="35EC433C" w16cid:durableId="2055A2F2"/>
  <w16cid:commentId w16cid:paraId="13DD8259" w16cid:durableId="2055A2F3"/>
  <w16cid:commentId w16cid:paraId="5441C307" w16cid:durableId="2055A2F4"/>
  <w16cid:commentId w16cid:paraId="0B37A0C9" w16cid:durableId="2055A2F5"/>
  <w16cid:commentId w16cid:paraId="4B3FC409" w16cid:durableId="2055A2F6"/>
  <w16cid:commentId w16cid:paraId="752BD2A7" w16cid:durableId="2055A2F7"/>
  <w16cid:commentId w16cid:paraId="24C467CB" w16cid:durableId="2055A2F8"/>
  <w16cid:commentId w16cid:paraId="188813A6" w16cid:durableId="2055A2F9"/>
  <w16cid:commentId w16cid:paraId="71EB778A" w16cid:durableId="2055A2FA"/>
  <w16cid:commentId w16cid:paraId="07F9792A" w16cid:durableId="2055A2FB"/>
  <w16cid:commentId w16cid:paraId="78ADDF59" w16cid:durableId="2055A2FC"/>
  <w16cid:commentId w16cid:paraId="5B0DF4FB" w16cid:durableId="2055A2FD"/>
  <w16cid:commentId w16cid:paraId="3DDB5A7D" w16cid:durableId="2055A2FE"/>
  <w16cid:commentId w16cid:paraId="0F449392" w16cid:durableId="2055A2FF"/>
  <w16cid:commentId w16cid:paraId="0D501271" w16cid:durableId="2055A300"/>
  <w16cid:commentId w16cid:paraId="36B2A019" w16cid:durableId="2055A301"/>
  <w16cid:commentId w16cid:paraId="6E268CCE" w16cid:durableId="2055A302"/>
  <w16cid:commentId w16cid:paraId="54EAF36F" w16cid:durableId="2055A303"/>
  <w16cid:commentId w16cid:paraId="5B13CD43" w16cid:durableId="2055A304"/>
  <w16cid:commentId w16cid:paraId="3B199C49" w16cid:durableId="2055A305"/>
  <w16cid:commentId w16cid:paraId="1AE1AB30" w16cid:durableId="2055A306"/>
  <w16cid:commentId w16cid:paraId="63C951E3" w16cid:durableId="2055A3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A2343" w14:textId="77777777" w:rsidR="00FC4FD5" w:rsidRDefault="00FC4FD5">
      <w:r>
        <w:separator/>
      </w:r>
    </w:p>
  </w:endnote>
  <w:endnote w:type="continuationSeparator" w:id="0">
    <w:p w14:paraId="5326DDF4" w14:textId="77777777" w:rsidR="00FC4FD5" w:rsidRDefault="00FC4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Bats">
    <w:altName w:val="Symbol"/>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A74B8" w14:textId="77777777" w:rsidR="00BD1B3B" w:rsidRPr="00501926" w:rsidRDefault="00BD1B3B">
    <w:pPr>
      <w:rPr>
        <w:lang w:val="en-US"/>
      </w:rPr>
    </w:pPr>
    <w:r w:rsidRPr="00501926">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6119F" w14:textId="77777777" w:rsidR="00BD1B3B" w:rsidRPr="00501926" w:rsidRDefault="00BD1B3B">
    <w:pPr>
      <w:rPr>
        <w:lang w:val="en-US"/>
      </w:rPr>
    </w:pPr>
    <w:r w:rsidRPr="00501926">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B59C58" w14:textId="77777777" w:rsidR="00FC4FD5" w:rsidRDefault="00FC4FD5">
      <w:r>
        <w:separator/>
      </w:r>
    </w:p>
  </w:footnote>
  <w:footnote w:type="continuationSeparator" w:id="0">
    <w:p w14:paraId="27A901A1" w14:textId="77777777" w:rsidR="00FC4FD5" w:rsidRDefault="00FC4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C5FE0" w14:textId="77777777" w:rsidR="00BD1B3B" w:rsidRDefault="00BD1B3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8B6FE2C" w14:textId="77777777" w:rsidR="00BD1B3B" w:rsidRDefault="00BD1B3B">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34BC5" w14:textId="77777777" w:rsidR="00BD1B3B" w:rsidRDefault="00BD1B3B">
    <w:pPr>
      <w:pStyle w:val="Cabealho"/>
      <w:ind w:right="360"/>
    </w:pPr>
    <w:r>
      <w:fldChar w:fldCharType="begin"/>
    </w:r>
    <w:r>
      <w:instrText>\page\* ARABIC</w:instrText>
    </w:r>
    <w:r>
      <w:fldChar w:fldCharType="separate"/>
    </w:r>
    <w:r>
      <w:t>10</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14048" w14:textId="77777777" w:rsidR="00BD1B3B" w:rsidRPr="00EC49FE" w:rsidRDefault="00BD1B3B">
    <w:pPr>
      <w:framePr w:wrap="around" w:vAnchor="text" w:hAnchor="margin" w:xAlign="inside" w:y="1"/>
    </w:pPr>
    <w:r>
      <w:fldChar w:fldCharType="begin"/>
    </w:r>
    <w:r w:rsidRPr="00EC49FE">
      <w:instrText xml:space="preserve">PAGE  </w:instrText>
    </w:r>
    <w:r>
      <w:fldChar w:fldCharType="separate"/>
    </w:r>
    <w:r>
      <w:rPr>
        <w:noProof/>
      </w:rPr>
      <w:t>12</w:t>
    </w:r>
    <w:r>
      <w:fldChar w:fldCharType="end"/>
    </w:r>
  </w:p>
  <w:p w14:paraId="624BB5D6" w14:textId="77777777" w:rsidR="00BD1B3B" w:rsidRPr="00EC49FE" w:rsidRDefault="00BD1B3B">
    <w:pPr>
      <w:jc w:val="right"/>
    </w:pPr>
    <w:r w:rsidRPr="00EC49FE">
      <w:t xml:space="preserve">S. </w:t>
    </w:r>
    <w:proofErr w:type="spellStart"/>
    <w:r w:rsidRPr="00EC49FE">
      <w:t>Sandri</w:t>
    </w:r>
    <w:proofErr w:type="spellEnd"/>
    <w:r w:rsidRPr="00EC49FE">
      <w:t xml:space="preserve">, J. Stolfi, </w:t>
    </w:r>
    <w:proofErr w:type="spellStart"/>
    <w:r w:rsidRPr="00EC49FE">
      <w:t>L.Velho</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4561882"/>
      <w:docPartObj>
        <w:docPartGallery w:val="Page Numbers (Top of Page)"/>
        <w:docPartUnique/>
      </w:docPartObj>
    </w:sdtPr>
    <w:sdtContent>
      <w:p w14:paraId="7A0BF4FD" w14:textId="60005A01" w:rsidR="00BD1B3B" w:rsidRDefault="00BD1B3B">
        <w:pPr>
          <w:pStyle w:val="Cabealho"/>
        </w:pPr>
        <w:r>
          <w:fldChar w:fldCharType="begin"/>
        </w:r>
        <w:r>
          <w:instrText>PAGE   \* MERGEFORMAT</w:instrText>
        </w:r>
        <w:r>
          <w:fldChar w:fldCharType="separate"/>
        </w:r>
        <w:r>
          <w:rPr>
            <w:noProof/>
          </w:rPr>
          <w:t>18</w:t>
        </w:r>
        <w:r>
          <w:fldChar w:fldCharType="end"/>
        </w:r>
      </w:p>
    </w:sdtContent>
  </w:sdt>
  <w:p w14:paraId="7D7BD1D8" w14:textId="77777777" w:rsidR="00BD1B3B" w:rsidRDefault="00BD1B3B">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C44A57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F8F4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B0098E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A38B5A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7A6421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1A2AA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7FC4E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940D3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AC8ACA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FC4F50"/>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Lista 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448" w:hanging="224"/>
      </w:pPr>
      <w:rPr>
        <w:rFonts w:ascii="StarBats" w:hAnsi="StarBats"/>
        <w:sz w:val="18"/>
      </w:rPr>
    </w:lvl>
    <w:lvl w:ilvl="2">
      <w:start w:val="1"/>
      <w:numFmt w:val="bullet"/>
      <w:suff w:val="nothing"/>
      <w:lvlText w:val="•"/>
      <w:lvlJc w:val="left"/>
      <w:pPr>
        <w:ind w:left="224" w:hanging="224"/>
      </w:pPr>
      <w:rPr>
        <w:rFonts w:ascii="StarBats" w:hAnsi="StarBats"/>
        <w:sz w:val="18"/>
      </w:rPr>
    </w:lvl>
    <w:lvl w:ilvl="3">
      <w:start w:val="1"/>
      <w:numFmt w:val="bullet"/>
      <w:suff w:val="nothing"/>
      <w:lvlText w:val="•"/>
      <w:lvlJc w:val="left"/>
      <w:pPr>
        <w:ind w:left="448" w:hanging="224"/>
      </w:pPr>
      <w:rPr>
        <w:rFonts w:ascii="StarBats" w:hAnsi="StarBats"/>
        <w:sz w:val="18"/>
      </w:rPr>
    </w:lvl>
    <w:lvl w:ilvl="4">
      <w:start w:val="1"/>
      <w:numFmt w:val="bullet"/>
      <w:suff w:val="nothing"/>
      <w:lvlText w:val="•"/>
      <w:lvlJc w:val="left"/>
      <w:pPr>
        <w:ind w:left="224" w:hanging="224"/>
      </w:pPr>
      <w:rPr>
        <w:rFonts w:ascii="StarBats" w:hAnsi="StarBats"/>
        <w:sz w:val="18"/>
      </w:rPr>
    </w:lvl>
    <w:lvl w:ilvl="5">
      <w:start w:val="1"/>
      <w:numFmt w:val="bullet"/>
      <w:suff w:val="nothing"/>
      <w:lvlText w:val="•"/>
      <w:lvlJc w:val="left"/>
      <w:pPr>
        <w:ind w:left="448" w:hanging="224"/>
      </w:pPr>
      <w:rPr>
        <w:rFonts w:ascii="StarBats" w:hAnsi="StarBats"/>
        <w:sz w:val="18"/>
      </w:rPr>
    </w:lvl>
    <w:lvl w:ilvl="6">
      <w:start w:val="1"/>
      <w:numFmt w:val="bullet"/>
      <w:suff w:val="nothing"/>
      <w:lvlText w:val="•"/>
      <w:lvlJc w:val="left"/>
      <w:pPr>
        <w:ind w:left="224" w:hanging="224"/>
      </w:pPr>
      <w:rPr>
        <w:rFonts w:ascii="StarBats" w:hAnsi="StarBats"/>
        <w:sz w:val="18"/>
      </w:rPr>
    </w:lvl>
    <w:lvl w:ilvl="7">
      <w:start w:val="1"/>
      <w:numFmt w:val="bullet"/>
      <w:suff w:val="nothing"/>
      <w:lvlText w:val="•"/>
      <w:lvlJc w:val="left"/>
      <w:pPr>
        <w:ind w:left="448" w:hanging="224"/>
      </w:pPr>
      <w:rPr>
        <w:rFonts w:ascii="StarBats" w:hAnsi="StarBats"/>
        <w:sz w:val="18"/>
      </w:rPr>
    </w:lvl>
    <w:lvl w:ilvl="8">
      <w:start w:val="1"/>
      <w:numFmt w:val="bullet"/>
      <w:suff w:val="nothing"/>
      <w:lvlText w:val="•"/>
      <w:lvlJc w:val="left"/>
      <w:pPr>
        <w:ind w:left="224" w:hanging="224"/>
      </w:pPr>
      <w:rPr>
        <w:rFonts w:ascii="StarBats" w:hAnsi="StarBats"/>
        <w:sz w:val="18"/>
      </w:rPr>
    </w:lvl>
  </w:abstractNum>
  <w:abstractNum w:abstractNumId="11" w15:restartNumberingAfterBreak="0">
    <w:nsid w:val="00000003"/>
    <w:multiLevelType w:val="multilevel"/>
    <w:tmpl w:val="9D10FD76"/>
    <w:name w:val="Numeração 1"/>
    <w:lvl w:ilvl="0">
      <w:start w:val="1"/>
      <w:numFmt w:val="decimal"/>
      <w:suff w:val="nothing"/>
      <w:lvlText w:val="%1. "/>
      <w:lvlJc w:val="left"/>
      <w:pPr>
        <w:ind w:left="283" w:hanging="283"/>
      </w:pPr>
    </w:lvl>
    <w:lvl w:ilvl="1">
      <w:start w:val="1"/>
      <w:numFmt w:val="decimal"/>
      <w:suff w:val="space"/>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1415" w:firstLine="0"/>
      </w:pPr>
    </w:lvl>
    <w:lvl w:ilvl="6">
      <w:start w:val="1"/>
      <w:numFmt w:val="decimal"/>
      <w:suff w:val="nothing"/>
      <w:lvlText w:val="%1.%2.%3.%4.%5.%6.%7"/>
      <w:lvlJc w:val="left"/>
      <w:pPr>
        <w:ind w:left="1698" w:firstLine="0"/>
      </w:pPr>
    </w:lvl>
    <w:lvl w:ilvl="7">
      <w:start w:val="1"/>
      <w:numFmt w:val="decimal"/>
      <w:suff w:val="nothing"/>
      <w:lvlText w:val="%1.%2.%3.%4.%5.%6.%7.%8"/>
      <w:lvlJc w:val="left"/>
      <w:pPr>
        <w:ind w:left="1981" w:firstLine="0"/>
      </w:pPr>
    </w:lvl>
    <w:lvl w:ilvl="8">
      <w:start w:val="1"/>
      <w:numFmt w:val="decimal"/>
      <w:suff w:val="nothing"/>
      <w:lvlText w:val="%1.%2.%3.%4.%5.%6.%7.%8.%9"/>
      <w:lvlJc w:val="left"/>
      <w:pPr>
        <w:ind w:left="2264" w:firstLine="0"/>
      </w:pPr>
    </w:lvl>
  </w:abstractNum>
  <w:abstractNum w:abstractNumId="12" w15:restartNumberingAfterBreak="0">
    <w:nsid w:val="010258D7"/>
    <w:multiLevelType w:val="singleLevel"/>
    <w:tmpl w:val="6E0E9D10"/>
    <w:name w:val="Lista 1"/>
    <w:lvl w:ilvl="0">
      <w:start w:val="1"/>
      <w:numFmt w:val="bullet"/>
      <w:pStyle w:val="TE-Inciso"/>
      <w:lvlText w:val=""/>
      <w:lvlJc w:val="left"/>
      <w:pPr>
        <w:tabs>
          <w:tab w:val="num" w:pos="360"/>
        </w:tabs>
        <w:ind w:left="360" w:hanging="360"/>
      </w:pPr>
      <w:rPr>
        <w:rFonts w:ascii="Symbol" w:hAnsi="Symbol" w:hint="default"/>
        <w:b w:val="0"/>
        <w:i w:val="0"/>
        <w:sz w:val="26"/>
      </w:rPr>
    </w:lvl>
  </w:abstractNum>
  <w:abstractNum w:abstractNumId="13" w15:restartNumberingAfterBreak="0">
    <w:nsid w:val="0A494437"/>
    <w:multiLevelType w:val="multilevel"/>
    <w:tmpl w:val="2B40AA26"/>
    <w:lvl w:ilvl="0">
      <w:start w:val="1"/>
      <w:numFmt w:val="none"/>
      <w:suff w:val="space"/>
      <w:lvlText w:val="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TP-TituloCentralizadoPos"/>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0F8343EF"/>
    <w:multiLevelType w:val="hybridMultilevel"/>
    <w:tmpl w:val="F7F4E17C"/>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5" w15:restartNumberingAfterBreak="0">
    <w:nsid w:val="10222500"/>
    <w:multiLevelType w:val="hybridMultilevel"/>
    <w:tmpl w:val="6A28E522"/>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6" w15:restartNumberingAfterBreak="0">
    <w:nsid w:val="126A1A4F"/>
    <w:multiLevelType w:val="hybridMultilevel"/>
    <w:tmpl w:val="E1784B6A"/>
    <w:lvl w:ilvl="0" w:tplc="5A362E4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17" w15:restartNumberingAfterBreak="0">
    <w:nsid w:val="135262A9"/>
    <w:multiLevelType w:val="hybridMultilevel"/>
    <w:tmpl w:val="94ACFA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15034F54"/>
    <w:multiLevelType w:val="hybridMultilevel"/>
    <w:tmpl w:val="09207E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189F3583"/>
    <w:multiLevelType w:val="hybridMultilevel"/>
    <w:tmpl w:val="1DC217EA"/>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0" w15:restartNumberingAfterBreak="0">
    <w:nsid w:val="19CA0EE0"/>
    <w:multiLevelType w:val="multilevel"/>
    <w:tmpl w:val="48A6590C"/>
    <w:lvl w:ilvl="0">
      <w:start w:val="1"/>
      <w:numFmt w:val="decimal"/>
      <w:pStyle w:val="T1-TituloPrimario"/>
      <w:suff w:val="space"/>
      <w:lvlText w:val="%1 "/>
      <w:lvlJc w:val="left"/>
      <w:pPr>
        <w:ind w:left="2694" w:hanging="283"/>
      </w:pPr>
      <w:rPr>
        <w:rFonts w:hint="default"/>
        <w:sz w:val="26"/>
        <w:szCs w:val="26"/>
      </w:rPr>
    </w:lvl>
    <w:lvl w:ilvl="1">
      <w:start w:val="1"/>
      <w:numFmt w:val="decimal"/>
      <w:pStyle w:val="T2-TituloSecundario"/>
      <w:suff w:val="space"/>
      <w:lvlText w:val="%1.%2 "/>
      <w:lvlJc w:val="left"/>
      <w:pPr>
        <w:ind w:left="0" w:firstLine="0"/>
      </w:pPr>
      <w:rPr>
        <w:rFonts w:hint="default"/>
      </w:rPr>
    </w:lvl>
    <w:lvl w:ilvl="2">
      <w:start w:val="1"/>
      <w:numFmt w:val="decimal"/>
      <w:pStyle w:val="T3-TituloTerciario"/>
      <w:suff w:val="space"/>
      <w:lvlText w:val="%1.%2.%3 "/>
      <w:lvlJc w:val="left"/>
      <w:pPr>
        <w:ind w:left="0" w:firstLine="0"/>
      </w:pPr>
      <w:rPr>
        <w:rFonts w:hint="default"/>
      </w:rPr>
    </w:lvl>
    <w:lvl w:ilvl="3">
      <w:start w:val="1"/>
      <w:numFmt w:val="decimal"/>
      <w:pStyle w:val="T4-TituloQuaternario"/>
      <w:suff w:val="space"/>
      <w:lvlText w:val="%1.%2.%3.%4 "/>
      <w:lvlJc w:val="left"/>
      <w:pPr>
        <w:ind w:left="0" w:firstLine="0"/>
      </w:pPr>
      <w:rPr>
        <w:rFonts w:hint="default"/>
      </w:rPr>
    </w:lvl>
    <w:lvl w:ilvl="4">
      <w:start w:val="1"/>
      <w:numFmt w:val="decimal"/>
      <w:pStyle w:val="T5-TituloQuinario"/>
      <w:suff w:val="space"/>
      <w:lvlText w:val="%1.%2.%3.%4.%5 "/>
      <w:lvlJc w:val="left"/>
      <w:pPr>
        <w:ind w:left="284" w:firstLine="0"/>
      </w:pPr>
      <w:rPr>
        <w:rFonts w:hint="default"/>
      </w:rPr>
    </w:lvl>
    <w:lvl w:ilvl="5">
      <w:start w:val="1"/>
      <w:numFmt w:val="decimal"/>
      <w:suff w:val="nothing"/>
      <w:lvlText w:val="%1.%2.%3.%4.%5.%6"/>
      <w:lvlJc w:val="left"/>
      <w:pPr>
        <w:ind w:left="1415" w:firstLine="0"/>
      </w:pPr>
      <w:rPr>
        <w:rFonts w:hint="default"/>
      </w:rPr>
    </w:lvl>
    <w:lvl w:ilvl="6">
      <w:start w:val="1"/>
      <w:numFmt w:val="decimal"/>
      <w:suff w:val="nothing"/>
      <w:lvlText w:val="%1.%2.%3.%4.%5.%6.%7"/>
      <w:lvlJc w:val="left"/>
      <w:pPr>
        <w:ind w:left="1698" w:firstLine="0"/>
      </w:pPr>
      <w:rPr>
        <w:rFonts w:hint="default"/>
      </w:rPr>
    </w:lvl>
    <w:lvl w:ilvl="7">
      <w:start w:val="1"/>
      <w:numFmt w:val="decimal"/>
      <w:suff w:val="nothing"/>
      <w:lvlText w:val="%1.%2.%3.%4.%5.%6.%7.%8"/>
      <w:lvlJc w:val="left"/>
      <w:pPr>
        <w:ind w:left="1981" w:firstLine="0"/>
      </w:pPr>
      <w:rPr>
        <w:rFonts w:hint="default"/>
      </w:rPr>
    </w:lvl>
    <w:lvl w:ilvl="8">
      <w:start w:val="1"/>
      <w:numFmt w:val="decimal"/>
      <w:suff w:val="nothing"/>
      <w:lvlText w:val="%1.%2.%3.%4.%5.%6.%7.%8.%9"/>
      <w:lvlJc w:val="left"/>
      <w:pPr>
        <w:ind w:left="2264" w:firstLine="0"/>
      </w:pPr>
      <w:rPr>
        <w:rFonts w:hint="default"/>
      </w:rPr>
    </w:lvl>
  </w:abstractNum>
  <w:abstractNum w:abstractNumId="21" w15:restartNumberingAfterBreak="0">
    <w:nsid w:val="19CF3F5D"/>
    <w:multiLevelType w:val="hybridMultilevel"/>
    <w:tmpl w:val="9E60390C"/>
    <w:lvl w:ilvl="0" w:tplc="13A04E2E">
      <w:start w:val="1"/>
      <w:numFmt w:val="decimal"/>
      <w:pStyle w:val="TE-LegendaQuadro"/>
      <w:lvlText w:val="QUADRO %1 - "/>
      <w:lvlJc w:val="left"/>
      <w:pPr>
        <w:tabs>
          <w:tab w:val="num" w:pos="737"/>
        </w:tabs>
        <w:ind w:left="1531" w:hanging="153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28364FD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AAA743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AB05A63"/>
    <w:multiLevelType w:val="hybridMultilevel"/>
    <w:tmpl w:val="C84232AA"/>
    <w:lvl w:ilvl="0" w:tplc="EA4AB2B0">
      <w:start w:val="1"/>
      <w:numFmt w:val="lowerLetter"/>
      <w:lvlText w:val="%1)"/>
      <w:lvlJc w:val="left"/>
      <w:pPr>
        <w:ind w:left="720" w:hanging="360"/>
      </w:pPr>
    </w:lvl>
    <w:lvl w:ilvl="1" w:tplc="9490C2F2">
      <w:start w:val="1"/>
      <w:numFmt w:val="lowerLetter"/>
      <w:lvlText w:val="%2."/>
      <w:lvlJc w:val="left"/>
      <w:pPr>
        <w:ind w:left="1440" w:hanging="360"/>
      </w:pPr>
    </w:lvl>
    <w:lvl w:ilvl="2" w:tplc="381E6268">
      <w:start w:val="1"/>
      <w:numFmt w:val="lowerRoman"/>
      <w:lvlText w:val="%3."/>
      <w:lvlJc w:val="right"/>
      <w:pPr>
        <w:ind w:left="2160" w:hanging="180"/>
      </w:pPr>
    </w:lvl>
    <w:lvl w:ilvl="3" w:tplc="AE068E70">
      <w:start w:val="1"/>
      <w:numFmt w:val="decimal"/>
      <w:lvlText w:val="%4."/>
      <w:lvlJc w:val="left"/>
      <w:pPr>
        <w:ind w:left="2880" w:hanging="360"/>
      </w:pPr>
    </w:lvl>
    <w:lvl w:ilvl="4" w:tplc="DB468E58">
      <w:start w:val="1"/>
      <w:numFmt w:val="lowerLetter"/>
      <w:lvlText w:val="%5."/>
      <w:lvlJc w:val="left"/>
      <w:pPr>
        <w:ind w:left="3600" w:hanging="360"/>
      </w:pPr>
    </w:lvl>
    <w:lvl w:ilvl="5" w:tplc="5A3E972E">
      <w:start w:val="1"/>
      <w:numFmt w:val="lowerRoman"/>
      <w:lvlText w:val="%6."/>
      <w:lvlJc w:val="right"/>
      <w:pPr>
        <w:ind w:left="4320" w:hanging="180"/>
      </w:pPr>
    </w:lvl>
    <w:lvl w:ilvl="6" w:tplc="521EC22C">
      <w:start w:val="1"/>
      <w:numFmt w:val="decimal"/>
      <w:lvlText w:val="%7."/>
      <w:lvlJc w:val="left"/>
      <w:pPr>
        <w:ind w:left="5040" w:hanging="360"/>
      </w:pPr>
    </w:lvl>
    <w:lvl w:ilvl="7" w:tplc="A574C50E">
      <w:start w:val="1"/>
      <w:numFmt w:val="lowerLetter"/>
      <w:lvlText w:val="%8."/>
      <w:lvlJc w:val="left"/>
      <w:pPr>
        <w:ind w:left="5760" w:hanging="360"/>
      </w:pPr>
    </w:lvl>
    <w:lvl w:ilvl="8" w:tplc="4B602CDC">
      <w:start w:val="1"/>
      <w:numFmt w:val="lowerRoman"/>
      <w:lvlText w:val="%9."/>
      <w:lvlJc w:val="right"/>
      <w:pPr>
        <w:ind w:left="6480" w:hanging="180"/>
      </w:pPr>
    </w:lvl>
  </w:abstractNum>
  <w:abstractNum w:abstractNumId="25" w15:restartNumberingAfterBreak="0">
    <w:nsid w:val="3F5157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0713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58536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76E078F"/>
    <w:multiLevelType w:val="singleLevel"/>
    <w:tmpl w:val="D39CC90C"/>
    <w:lvl w:ilvl="0">
      <w:start w:val="1"/>
      <w:numFmt w:val="lowerLetter"/>
      <w:pStyle w:val="TE-Alnea"/>
      <w:lvlText w:val="%1)"/>
      <w:lvlJc w:val="left"/>
      <w:pPr>
        <w:tabs>
          <w:tab w:val="num" w:pos="360"/>
        </w:tabs>
        <w:ind w:left="360" w:hanging="360"/>
      </w:pPr>
    </w:lvl>
  </w:abstractNum>
  <w:abstractNum w:abstractNumId="29" w15:restartNumberingAfterBreak="0">
    <w:nsid w:val="4A7A77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C686414"/>
    <w:multiLevelType w:val="hybridMultilevel"/>
    <w:tmpl w:val="EE1A10A0"/>
    <w:lvl w:ilvl="0" w:tplc="926A565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31" w15:restartNumberingAfterBreak="0">
    <w:nsid w:val="5236381B"/>
    <w:multiLevelType w:val="singleLevel"/>
    <w:tmpl w:val="A6BE4F10"/>
    <w:lvl w:ilvl="0">
      <w:start w:val="1"/>
      <w:numFmt w:val="bullet"/>
      <w:pStyle w:val="TE-Bullet"/>
      <w:lvlText w:val=""/>
      <w:lvlJc w:val="left"/>
      <w:pPr>
        <w:tabs>
          <w:tab w:val="num" w:pos="360"/>
        </w:tabs>
        <w:ind w:left="360" w:hanging="360"/>
      </w:pPr>
      <w:rPr>
        <w:rFonts w:ascii="Symbol" w:hAnsi="Symbol" w:hint="default"/>
      </w:rPr>
    </w:lvl>
  </w:abstractNum>
  <w:abstractNum w:abstractNumId="32" w15:restartNumberingAfterBreak="0">
    <w:nsid w:val="571D2FB0"/>
    <w:multiLevelType w:val="hybridMultilevel"/>
    <w:tmpl w:val="62D4D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97E02DE"/>
    <w:multiLevelType w:val="hybridMultilevel"/>
    <w:tmpl w:val="520E65D2"/>
    <w:lvl w:ilvl="0" w:tplc="A5CE51F2">
      <w:start w:val="1"/>
      <w:numFmt w:val="low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5CBE1DF0"/>
    <w:multiLevelType w:val="hybridMultilevel"/>
    <w:tmpl w:val="608E9B98"/>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35" w15:restartNumberingAfterBreak="0">
    <w:nsid w:val="614861D1"/>
    <w:multiLevelType w:val="hybridMultilevel"/>
    <w:tmpl w:val="B2D67348"/>
    <w:lvl w:ilvl="0" w:tplc="F7D2F7B0">
      <w:start w:val="1"/>
      <w:numFmt w:val="decimal"/>
      <w:pStyle w:val="TE-LegendaFigura"/>
      <w:lvlText w:val="FIGURA %1 - "/>
      <w:lvlJc w:val="left"/>
      <w:pPr>
        <w:tabs>
          <w:tab w:val="num" w:pos="709"/>
        </w:tabs>
        <w:ind w:left="2013" w:hanging="13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36" w15:restartNumberingAfterBreak="0">
    <w:nsid w:val="61AA12EF"/>
    <w:multiLevelType w:val="hybridMultilevel"/>
    <w:tmpl w:val="44222DD4"/>
    <w:lvl w:ilvl="0" w:tplc="99503CAE">
      <w:start w:val="1"/>
      <w:numFmt w:val="decimal"/>
      <w:pStyle w:val="TE-LegendaTabela"/>
      <w:lvlText w:val="TABELA %1 - "/>
      <w:lvlJc w:val="left"/>
      <w:pPr>
        <w:tabs>
          <w:tab w:val="num" w:pos="0"/>
        </w:tabs>
        <w:ind w:left="1531" w:hanging="1531"/>
      </w:pPr>
      <w:rPr>
        <w:rFonts w:ascii="Times New Roman" w:hAnsi="Times New Roman" w:hint="default"/>
        <w:b/>
        <w:i w:val="0"/>
        <w:sz w:val="22"/>
        <w:szCs w:val="22"/>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7" w15:restartNumberingAfterBreak="0">
    <w:nsid w:val="646B2C5F"/>
    <w:multiLevelType w:val="hybridMultilevel"/>
    <w:tmpl w:val="D0E2EFB6"/>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num w:numId="1">
    <w:abstractNumId w:val="28"/>
  </w:num>
  <w:num w:numId="2">
    <w:abstractNumId w:val="12"/>
  </w:num>
  <w:num w:numId="3">
    <w:abstractNumId w:val="31"/>
  </w:num>
  <w:num w:numId="4">
    <w:abstractNumId w:val="13"/>
  </w:num>
  <w:num w:numId="5">
    <w:abstractNumId w:val="28"/>
    <w:lvlOverride w:ilvl="0">
      <w:startOverride w:val="1"/>
    </w:lvlOverride>
  </w:num>
  <w:num w:numId="6">
    <w:abstractNumId w:val="28"/>
    <w:lvlOverride w:ilvl="0">
      <w:startOverride w:val="1"/>
    </w:lvlOverride>
  </w:num>
  <w:num w:numId="7">
    <w:abstractNumId w:val="28"/>
    <w:lvlOverride w:ilvl="0">
      <w:startOverride w:val="1"/>
    </w:lvlOverride>
  </w:num>
  <w:num w:numId="8">
    <w:abstractNumId w:val="28"/>
  </w:num>
  <w:num w:numId="9">
    <w:abstractNumId w:val="20"/>
  </w:num>
  <w:num w:numId="10">
    <w:abstractNumId w:val="28"/>
    <w:lvlOverride w:ilvl="0">
      <w:startOverride w:val="1"/>
    </w:lvlOverride>
  </w:num>
  <w:num w:numId="11">
    <w:abstractNumId w:val="35"/>
  </w:num>
  <w:num w:numId="12">
    <w:abstractNumId w:val="36"/>
  </w:num>
  <w:num w:numId="13">
    <w:abstractNumId w:val="21"/>
  </w:num>
  <w:num w:numId="14">
    <w:abstractNumId w:val="28"/>
    <w:lvlOverride w:ilvl="0">
      <w:startOverride w:val="1"/>
    </w:lvlOverride>
  </w:num>
  <w:num w:numId="15">
    <w:abstractNumId w:val="28"/>
    <w:lvlOverride w:ilvl="0">
      <w:startOverride w:val="1"/>
    </w:lvlOverride>
  </w:num>
  <w:num w:numId="16">
    <w:abstractNumId w:val="28"/>
    <w:lvlOverride w:ilvl="0">
      <w:startOverride w:val="1"/>
    </w:lvlOverride>
  </w:num>
  <w:num w:numId="17">
    <w:abstractNumId w:val="28"/>
    <w:lvlOverride w:ilvl="0">
      <w:startOverride w:val="1"/>
    </w:lvlOverride>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5"/>
  </w:num>
  <w:num w:numId="29">
    <w:abstractNumId w:val="23"/>
  </w:num>
  <w:num w:numId="30">
    <w:abstractNumId w:val="29"/>
  </w:num>
  <w:num w:numId="31">
    <w:abstractNumId w:val="26"/>
  </w:num>
  <w:num w:numId="32">
    <w:abstractNumId w:val="27"/>
  </w:num>
  <w:num w:numId="33">
    <w:abstractNumId w:val="22"/>
  </w:num>
  <w:num w:numId="34">
    <w:abstractNumId w:val="14"/>
  </w:num>
  <w:num w:numId="35">
    <w:abstractNumId w:val="37"/>
  </w:num>
  <w:num w:numId="36">
    <w:abstractNumId w:val="17"/>
  </w:num>
  <w:num w:numId="37">
    <w:abstractNumId w:val="33"/>
  </w:num>
  <w:num w:numId="38">
    <w:abstractNumId w:val="19"/>
  </w:num>
  <w:num w:numId="39">
    <w:abstractNumId w:val="15"/>
  </w:num>
  <w:num w:numId="40">
    <w:abstractNumId w:val="34"/>
  </w:num>
  <w:num w:numId="41">
    <w:abstractNumId w:val="32"/>
  </w:num>
  <w:num w:numId="42">
    <w:abstractNumId w:val="18"/>
  </w:num>
  <w:num w:numId="43">
    <w:abstractNumId w:val="16"/>
  </w:num>
  <w:num w:numId="44">
    <w:abstractNumId w:val="30"/>
  </w:num>
  <w:num w:numId="45">
    <w:abstractNumId w:val="24"/>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brina Sagaz">
    <w15:presenceInfo w15:providerId="Windows Live" w15:userId="c27d265fa62f17c2"/>
  </w15:person>
  <w15:person w15:author="Dienisson de Almeida Chinelatto">
    <w15:presenceInfo w15:providerId="AD" w15:userId="S-1-5-21-606747145-1844237615-1801674531-40389"/>
  </w15:person>
  <w15:person w15:author="Thiago Ribeiro Bona Sartor">
    <w15:presenceInfo w15:providerId="AD" w15:userId="S-1-5-21-606747145-1844237615-1801674531-32860"/>
  </w15:person>
  <w15:person w15:author="Dienisson Chinelatto">
    <w15:presenceInfo w15:providerId="Windows Live" w15:userId="ffd1ecd985ccb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4241"/>
    <w:rsid w:val="000058E0"/>
    <w:rsid w:val="0000593C"/>
    <w:rsid w:val="00006CAF"/>
    <w:rsid w:val="00006D12"/>
    <w:rsid w:val="00007D94"/>
    <w:rsid w:val="00011A10"/>
    <w:rsid w:val="0001332A"/>
    <w:rsid w:val="00013421"/>
    <w:rsid w:val="00016A9C"/>
    <w:rsid w:val="000174FD"/>
    <w:rsid w:val="000212FC"/>
    <w:rsid w:val="000240FA"/>
    <w:rsid w:val="00025702"/>
    <w:rsid w:val="00026E7B"/>
    <w:rsid w:val="00032790"/>
    <w:rsid w:val="0003281B"/>
    <w:rsid w:val="0004023A"/>
    <w:rsid w:val="000415CD"/>
    <w:rsid w:val="00041A0B"/>
    <w:rsid w:val="00041FB0"/>
    <w:rsid w:val="000421D8"/>
    <w:rsid w:val="000437C7"/>
    <w:rsid w:val="0005101E"/>
    <w:rsid w:val="00053466"/>
    <w:rsid w:val="000636BD"/>
    <w:rsid w:val="00063C71"/>
    <w:rsid w:val="000652E3"/>
    <w:rsid w:val="00065A21"/>
    <w:rsid w:val="00067802"/>
    <w:rsid w:val="00067B59"/>
    <w:rsid w:val="00071F16"/>
    <w:rsid w:val="000733A0"/>
    <w:rsid w:val="00080835"/>
    <w:rsid w:val="00080C79"/>
    <w:rsid w:val="00082F40"/>
    <w:rsid w:val="00085592"/>
    <w:rsid w:val="0009159A"/>
    <w:rsid w:val="00093B46"/>
    <w:rsid w:val="000A1F05"/>
    <w:rsid w:val="000A25D2"/>
    <w:rsid w:val="000A4C90"/>
    <w:rsid w:val="000A54E1"/>
    <w:rsid w:val="000A5A34"/>
    <w:rsid w:val="000B0C9F"/>
    <w:rsid w:val="000B2D89"/>
    <w:rsid w:val="000B3F7B"/>
    <w:rsid w:val="000B4528"/>
    <w:rsid w:val="000B6B1A"/>
    <w:rsid w:val="000B778E"/>
    <w:rsid w:val="000C03ED"/>
    <w:rsid w:val="000C062D"/>
    <w:rsid w:val="000C0B21"/>
    <w:rsid w:val="000C3BE3"/>
    <w:rsid w:val="000C6A37"/>
    <w:rsid w:val="000D05FC"/>
    <w:rsid w:val="000D6480"/>
    <w:rsid w:val="000D764E"/>
    <w:rsid w:val="000E13C1"/>
    <w:rsid w:val="000E1B35"/>
    <w:rsid w:val="000E2492"/>
    <w:rsid w:val="000E3F43"/>
    <w:rsid w:val="000F1D60"/>
    <w:rsid w:val="000F24BB"/>
    <w:rsid w:val="000F5110"/>
    <w:rsid w:val="000F710D"/>
    <w:rsid w:val="001032B6"/>
    <w:rsid w:val="0010481C"/>
    <w:rsid w:val="00106D1B"/>
    <w:rsid w:val="0012104B"/>
    <w:rsid w:val="00121492"/>
    <w:rsid w:val="0012173F"/>
    <w:rsid w:val="00121893"/>
    <w:rsid w:val="0012284D"/>
    <w:rsid w:val="00123083"/>
    <w:rsid w:val="001237E5"/>
    <w:rsid w:val="00126488"/>
    <w:rsid w:val="001303F8"/>
    <w:rsid w:val="00131131"/>
    <w:rsid w:val="001351CB"/>
    <w:rsid w:val="00140F77"/>
    <w:rsid w:val="00141545"/>
    <w:rsid w:val="00141FD8"/>
    <w:rsid w:val="00145FC5"/>
    <w:rsid w:val="00146189"/>
    <w:rsid w:val="00150410"/>
    <w:rsid w:val="00151917"/>
    <w:rsid w:val="00152BB3"/>
    <w:rsid w:val="001532FE"/>
    <w:rsid w:val="0015533E"/>
    <w:rsid w:val="00161907"/>
    <w:rsid w:val="00165272"/>
    <w:rsid w:val="00165AF5"/>
    <w:rsid w:val="00166760"/>
    <w:rsid w:val="00170C4F"/>
    <w:rsid w:val="00172462"/>
    <w:rsid w:val="00173FC8"/>
    <w:rsid w:val="0017516D"/>
    <w:rsid w:val="00176045"/>
    <w:rsid w:val="0017743D"/>
    <w:rsid w:val="001778C2"/>
    <w:rsid w:val="00180007"/>
    <w:rsid w:val="001809F6"/>
    <w:rsid w:val="00181F5F"/>
    <w:rsid w:val="0018435D"/>
    <w:rsid w:val="00191BFA"/>
    <w:rsid w:val="00194C40"/>
    <w:rsid w:val="00196DF6"/>
    <w:rsid w:val="001A035C"/>
    <w:rsid w:val="001A03D1"/>
    <w:rsid w:val="001A1BC3"/>
    <w:rsid w:val="001A5F69"/>
    <w:rsid w:val="001A6AF6"/>
    <w:rsid w:val="001A76C8"/>
    <w:rsid w:val="001B1491"/>
    <w:rsid w:val="001B1782"/>
    <w:rsid w:val="001B2197"/>
    <w:rsid w:val="001B35E2"/>
    <w:rsid w:val="001B3A78"/>
    <w:rsid w:val="001B68F2"/>
    <w:rsid w:val="001B7299"/>
    <w:rsid w:val="001C0D39"/>
    <w:rsid w:val="001C208C"/>
    <w:rsid w:val="001C2D89"/>
    <w:rsid w:val="001C3DCA"/>
    <w:rsid w:val="001C460F"/>
    <w:rsid w:val="001C4BA7"/>
    <w:rsid w:val="001C6B69"/>
    <w:rsid w:val="001D3764"/>
    <w:rsid w:val="001D411D"/>
    <w:rsid w:val="001D4C8B"/>
    <w:rsid w:val="001D59F7"/>
    <w:rsid w:val="001D70B6"/>
    <w:rsid w:val="001D7785"/>
    <w:rsid w:val="001E38C6"/>
    <w:rsid w:val="001E4861"/>
    <w:rsid w:val="001E68AF"/>
    <w:rsid w:val="001E7DBF"/>
    <w:rsid w:val="001F15FC"/>
    <w:rsid w:val="001F3158"/>
    <w:rsid w:val="001F3AA4"/>
    <w:rsid w:val="001F4AE7"/>
    <w:rsid w:val="001F5C1A"/>
    <w:rsid w:val="001F6103"/>
    <w:rsid w:val="001F7191"/>
    <w:rsid w:val="00203EC6"/>
    <w:rsid w:val="00207096"/>
    <w:rsid w:val="00212E82"/>
    <w:rsid w:val="002131E6"/>
    <w:rsid w:val="00215AA9"/>
    <w:rsid w:val="00217DD7"/>
    <w:rsid w:val="002203DA"/>
    <w:rsid w:val="00222249"/>
    <w:rsid w:val="00223C89"/>
    <w:rsid w:val="00223D6A"/>
    <w:rsid w:val="00224FEC"/>
    <w:rsid w:val="0022563A"/>
    <w:rsid w:val="00225843"/>
    <w:rsid w:val="00225D11"/>
    <w:rsid w:val="00230B0A"/>
    <w:rsid w:val="00231E23"/>
    <w:rsid w:val="002327C8"/>
    <w:rsid w:val="00232BEB"/>
    <w:rsid w:val="00232C88"/>
    <w:rsid w:val="00235FA0"/>
    <w:rsid w:val="00241587"/>
    <w:rsid w:val="002465EA"/>
    <w:rsid w:val="00250371"/>
    <w:rsid w:val="002508F4"/>
    <w:rsid w:val="0025141E"/>
    <w:rsid w:val="002524E2"/>
    <w:rsid w:val="00252675"/>
    <w:rsid w:val="002526B9"/>
    <w:rsid w:val="002554C8"/>
    <w:rsid w:val="00256065"/>
    <w:rsid w:val="00257DD5"/>
    <w:rsid w:val="00261A75"/>
    <w:rsid w:val="00261D9B"/>
    <w:rsid w:val="0026558E"/>
    <w:rsid w:val="00271164"/>
    <w:rsid w:val="00272E45"/>
    <w:rsid w:val="002749F0"/>
    <w:rsid w:val="00274A19"/>
    <w:rsid w:val="00284AA9"/>
    <w:rsid w:val="002904D6"/>
    <w:rsid w:val="0029417C"/>
    <w:rsid w:val="00294B5D"/>
    <w:rsid w:val="00294CC5"/>
    <w:rsid w:val="002A0552"/>
    <w:rsid w:val="002A0AEB"/>
    <w:rsid w:val="002A12FC"/>
    <w:rsid w:val="002A2C7A"/>
    <w:rsid w:val="002A30E4"/>
    <w:rsid w:val="002A66DC"/>
    <w:rsid w:val="002A6F7C"/>
    <w:rsid w:val="002B692E"/>
    <w:rsid w:val="002C334B"/>
    <w:rsid w:val="002C3843"/>
    <w:rsid w:val="002C4120"/>
    <w:rsid w:val="002C5DF3"/>
    <w:rsid w:val="002C6306"/>
    <w:rsid w:val="002C6B64"/>
    <w:rsid w:val="002D04CF"/>
    <w:rsid w:val="002D1596"/>
    <w:rsid w:val="002D21B8"/>
    <w:rsid w:val="002D2ADE"/>
    <w:rsid w:val="002D2AF4"/>
    <w:rsid w:val="002E0348"/>
    <w:rsid w:val="002E1E4D"/>
    <w:rsid w:val="002E3EC5"/>
    <w:rsid w:val="002E4467"/>
    <w:rsid w:val="002E7C92"/>
    <w:rsid w:val="002F1C66"/>
    <w:rsid w:val="002F52CA"/>
    <w:rsid w:val="002F7E63"/>
    <w:rsid w:val="00301142"/>
    <w:rsid w:val="00302420"/>
    <w:rsid w:val="00306786"/>
    <w:rsid w:val="00306F73"/>
    <w:rsid w:val="00310E25"/>
    <w:rsid w:val="00311314"/>
    <w:rsid w:val="00312EB0"/>
    <w:rsid w:val="00315C55"/>
    <w:rsid w:val="00315DA5"/>
    <w:rsid w:val="00316E4D"/>
    <w:rsid w:val="0031787C"/>
    <w:rsid w:val="00317A4C"/>
    <w:rsid w:val="00320AFC"/>
    <w:rsid w:val="0032218F"/>
    <w:rsid w:val="0032254D"/>
    <w:rsid w:val="00322583"/>
    <w:rsid w:val="00330174"/>
    <w:rsid w:val="00330DF6"/>
    <w:rsid w:val="00333EDF"/>
    <w:rsid w:val="00341DDB"/>
    <w:rsid w:val="00344D08"/>
    <w:rsid w:val="003454C8"/>
    <w:rsid w:val="00346BFD"/>
    <w:rsid w:val="0034761D"/>
    <w:rsid w:val="003478D1"/>
    <w:rsid w:val="00354CB4"/>
    <w:rsid w:val="00356EBB"/>
    <w:rsid w:val="00360558"/>
    <w:rsid w:val="003608B3"/>
    <w:rsid w:val="003619FE"/>
    <w:rsid w:val="00362A9D"/>
    <w:rsid w:val="00364341"/>
    <w:rsid w:val="00370321"/>
    <w:rsid w:val="00370720"/>
    <w:rsid w:val="00372D62"/>
    <w:rsid w:val="00375EF6"/>
    <w:rsid w:val="0037688E"/>
    <w:rsid w:val="003825DD"/>
    <w:rsid w:val="0038332F"/>
    <w:rsid w:val="00384400"/>
    <w:rsid w:val="003901D7"/>
    <w:rsid w:val="003905A4"/>
    <w:rsid w:val="0039121C"/>
    <w:rsid w:val="0039148C"/>
    <w:rsid w:val="00391885"/>
    <w:rsid w:val="00396B20"/>
    <w:rsid w:val="00396D20"/>
    <w:rsid w:val="003A2495"/>
    <w:rsid w:val="003A3B30"/>
    <w:rsid w:val="003A4241"/>
    <w:rsid w:val="003B7F63"/>
    <w:rsid w:val="003C752B"/>
    <w:rsid w:val="003C7E3C"/>
    <w:rsid w:val="003D163D"/>
    <w:rsid w:val="003D16F4"/>
    <w:rsid w:val="003D28F5"/>
    <w:rsid w:val="003D643F"/>
    <w:rsid w:val="003E75C0"/>
    <w:rsid w:val="003F2696"/>
    <w:rsid w:val="003F269D"/>
    <w:rsid w:val="003F3D69"/>
    <w:rsid w:val="003F404A"/>
    <w:rsid w:val="003F5495"/>
    <w:rsid w:val="003F6604"/>
    <w:rsid w:val="003F78A4"/>
    <w:rsid w:val="00400E22"/>
    <w:rsid w:val="004017C7"/>
    <w:rsid w:val="004034AC"/>
    <w:rsid w:val="00405596"/>
    <w:rsid w:val="004067A0"/>
    <w:rsid w:val="00410A31"/>
    <w:rsid w:val="00412EAB"/>
    <w:rsid w:val="00413288"/>
    <w:rsid w:val="004136AD"/>
    <w:rsid w:val="00413AF1"/>
    <w:rsid w:val="0041607B"/>
    <w:rsid w:val="004166CF"/>
    <w:rsid w:val="00421D41"/>
    <w:rsid w:val="00425B05"/>
    <w:rsid w:val="004264CF"/>
    <w:rsid w:val="00427C36"/>
    <w:rsid w:val="00427E5E"/>
    <w:rsid w:val="004307A5"/>
    <w:rsid w:val="00432609"/>
    <w:rsid w:val="0043369B"/>
    <w:rsid w:val="00437944"/>
    <w:rsid w:val="00437D82"/>
    <w:rsid w:val="00437EB9"/>
    <w:rsid w:val="0044126F"/>
    <w:rsid w:val="0044287A"/>
    <w:rsid w:val="00443FE6"/>
    <w:rsid w:val="00444AE5"/>
    <w:rsid w:val="00450075"/>
    <w:rsid w:val="0045379C"/>
    <w:rsid w:val="0045501B"/>
    <w:rsid w:val="00455906"/>
    <w:rsid w:val="00455E17"/>
    <w:rsid w:val="00455EC9"/>
    <w:rsid w:val="00457415"/>
    <w:rsid w:val="00462B13"/>
    <w:rsid w:val="00466820"/>
    <w:rsid w:val="004726C8"/>
    <w:rsid w:val="00473E25"/>
    <w:rsid w:val="00473E6F"/>
    <w:rsid w:val="00474F14"/>
    <w:rsid w:val="00475E7C"/>
    <w:rsid w:val="0047749A"/>
    <w:rsid w:val="00477A2E"/>
    <w:rsid w:val="00482459"/>
    <w:rsid w:val="00483B31"/>
    <w:rsid w:val="00485CCB"/>
    <w:rsid w:val="004864FC"/>
    <w:rsid w:val="004912D5"/>
    <w:rsid w:val="0049342F"/>
    <w:rsid w:val="00496212"/>
    <w:rsid w:val="0049697E"/>
    <w:rsid w:val="00497A01"/>
    <w:rsid w:val="004A095E"/>
    <w:rsid w:val="004A3E2C"/>
    <w:rsid w:val="004A7C58"/>
    <w:rsid w:val="004B26BA"/>
    <w:rsid w:val="004B33F0"/>
    <w:rsid w:val="004B3BAE"/>
    <w:rsid w:val="004B3BF1"/>
    <w:rsid w:val="004B5B03"/>
    <w:rsid w:val="004B7828"/>
    <w:rsid w:val="004C03ED"/>
    <w:rsid w:val="004D11BB"/>
    <w:rsid w:val="004D1AB2"/>
    <w:rsid w:val="004D4887"/>
    <w:rsid w:val="004D6F42"/>
    <w:rsid w:val="004D6FFF"/>
    <w:rsid w:val="004D756D"/>
    <w:rsid w:val="004E1FDE"/>
    <w:rsid w:val="004E22BD"/>
    <w:rsid w:val="004E4A43"/>
    <w:rsid w:val="004E55E3"/>
    <w:rsid w:val="004E631C"/>
    <w:rsid w:val="004E657B"/>
    <w:rsid w:val="004F0D6F"/>
    <w:rsid w:val="004F15C8"/>
    <w:rsid w:val="004F1B7B"/>
    <w:rsid w:val="004F7178"/>
    <w:rsid w:val="0050030B"/>
    <w:rsid w:val="00500C72"/>
    <w:rsid w:val="005018C1"/>
    <w:rsid w:val="00501926"/>
    <w:rsid w:val="00504F4A"/>
    <w:rsid w:val="0050548F"/>
    <w:rsid w:val="00507087"/>
    <w:rsid w:val="0051396C"/>
    <w:rsid w:val="005147DE"/>
    <w:rsid w:val="00514F8F"/>
    <w:rsid w:val="00517F39"/>
    <w:rsid w:val="005237D7"/>
    <w:rsid w:val="00530363"/>
    <w:rsid w:val="00531007"/>
    <w:rsid w:val="00532E3D"/>
    <w:rsid w:val="00537A59"/>
    <w:rsid w:val="005402ED"/>
    <w:rsid w:val="0054146F"/>
    <w:rsid w:val="00544261"/>
    <w:rsid w:val="005451F8"/>
    <w:rsid w:val="00545318"/>
    <w:rsid w:val="00551138"/>
    <w:rsid w:val="0055172F"/>
    <w:rsid w:val="00552C9A"/>
    <w:rsid w:val="00554489"/>
    <w:rsid w:val="005560C2"/>
    <w:rsid w:val="005576AF"/>
    <w:rsid w:val="00560AC6"/>
    <w:rsid w:val="00560B29"/>
    <w:rsid w:val="00561CE5"/>
    <w:rsid w:val="00563194"/>
    <w:rsid w:val="00563A02"/>
    <w:rsid w:val="00563A0A"/>
    <w:rsid w:val="00567693"/>
    <w:rsid w:val="005679D2"/>
    <w:rsid w:val="005755B0"/>
    <w:rsid w:val="00575AE6"/>
    <w:rsid w:val="0058082B"/>
    <w:rsid w:val="00581238"/>
    <w:rsid w:val="00582DF3"/>
    <w:rsid w:val="00583320"/>
    <w:rsid w:val="005837F1"/>
    <w:rsid w:val="005838D4"/>
    <w:rsid w:val="00583EA8"/>
    <w:rsid w:val="0059005A"/>
    <w:rsid w:val="00590379"/>
    <w:rsid w:val="00594F42"/>
    <w:rsid w:val="00596179"/>
    <w:rsid w:val="005963E4"/>
    <w:rsid w:val="00597636"/>
    <w:rsid w:val="005B3E86"/>
    <w:rsid w:val="005B477D"/>
    <w:rsid w:val="005B6758"/>
    <w:rsid w:val="005B7462"/>
    <w:rsid w:val="005C0AC4"/>
    <w:rsid w:val="005C0CBE"/>
    <w:rsid w:val="005C1E19"/>
    <w:rsid w:val="005C2024"/>
    <w:rsid w:val="005C2972"/>
    <w:rsid w:val="005C36A7"/>
    <w:rsid w:val="005C515C"/>
    <w:rsid w:val="005C7AD6"/>
    <w:rsid w:val="005D2862"/>
    <w:rsid w:val="005D4263"/>
    <w:rsid w:val="005D5D6C"/>
    <w:rsid w:val="005E2049"/>
    <w:rsid w:val="005E2916"/>
    <w:rsid w:val="005E3E05"/>
    <w:rsid w:val="005E3FDF"/>
    <w:rsid w:val="005E6F84"/>
    <w:rsid w:val="005F05F3"/>
    <w:rsid w:val="005F0DD2"/>
    <w:rsid w:val="005F144B"/>
    <w:rsid w:val="005F1EF5"/>
    <w:rsid w:val="005F2EE3"/>
    <w:rsid w:val="005F3438"/>
    <w:rsid w:val="005F3E65"/>
    <w:rsid w:val="005F44DC"/>
    <w:rsid w:val="006058AA"/>
    <w:rsid w:val="006064FC"/>
    <w:rsid w:val="00607580"/>
    <w:rsid w:val="00611CEF"/>
    <w:rsid w:val="00614E9B"/>
    <w:rsid w:val="00617F35"/>
    <w:rsid w:val="00620CBB"/>
    <w:rsid w:val="00621EFA"/>
    <w:rsid w:val="00622402"/>
    <w:rsid w:val="00623093"/>
    <w:rsid w:val="00625E84"/>
    <w:rsid w:val="00625F1B"/>
    <w:rsid w:val="006265C6"/>
    <w:rsid w:val="00626C55"/>
    <w:rsid w:val="00630A39"/>
    <w:rsid w:val="00630EB4"/>
    <w:rsid w:val="006313E7"/>
    <w:rsid w:val="0063176C"/>
    <w:rsid w:val="00631BC9"/>
    <w:rsid w:val="00631CD4"/>
    <w:rsid w:val="00631D04"/>
    <w:rsid w:val="00632500"/>
    <w:rsid w:val="006344F7"/>
    <w:rsid w:val="00635B3E"/>
    <w:rsid w:val="00636F88"/>
    <w:rsid w:val="006378C7"/>
    <w:rsid w:val="00642418"/>
    <w:rsid w:val="00650B4A"/>
    <w:rsid w:val="00651909"/>
    <w:rsid w:val="00651D5D"/>
    <w:rsid w:val="00655B7D"/>
    <w:rsid w:val="0066053C"/>
    <w:rsid w:val="006641F9"/>
    <w:rsid w:val="00664C79"/>
    <w:rsid w:val="0066728D"/>
    <w:rsid w:val="0067054A"/>
    <w:rsid w:val="0067063D"/>
    <w:rsid w:val="006713F4"/>
    <w:rsid w:val="006759C5"/>
    <w:rsid w:val="006807A4"/>
    <w:rsid w:val="006818F8"/>
    <w:rsid w:val="00683392"/>
    <w:rsid w:val="006835C0"/>
    <w:rsid w:val="00685A82"/>
    <w:rsid w:val="006909A1"/>
    <w:rsid w:val="00691560"/>
    <w:rsid w:val="00693086"/>
    <w:rsid w:val="006A0541"/>
    <w:rsid w:val="006A0772"/>
    <w:rsid w:val="006A4562"/>
    <w:rsid w:val="006A66E3"/>
    <w:rsid w:val="006B0978"/>
    <w:rsid w:val="006B22CD"/>
    <w:rsid w:val="006B6F5D"/>
    <w:rsid w:val="006B7152"/>
    <w:rsid w:val="006B7705"/>
    <w:rsid w:val="006C0586"/>
    <w:rsid w:val="006C32DB"/>
    <w:rsid w:val="006C3564"/>
    <w:rsid w:val="006C3B94"/>
    <w:rsid w:val="006C6E2C"/>
    <w:rsid w:val="006C794A"/>
    <w:rsid w:val="006D3DF4"/>
    <w:rsid w:val="006D529D"/>
    <w:rsid w:val="006D61B0"/>
    <w:rsid w:val="006E0486"/>
    <w:rsid w:val="006E08BF"/>
    <w:rsid w:val="006E19E9"/>
    <w:rsid w:val="006E20D4"/>
    <w:rsid w:val="006E35B8"/>
    <w:rsid w:val="006E4169"/>
    <w:rsid w:val="006E5045"/>
    <w:rsid w:val="006E5E39"/>
    <w:rsid w:val="006E6812"/>
    <w:rsid w:val="006E6C82"/>
    <w:rsid w:val="006E6FC4"/>
    <w:rsid w:val="006E7663"/>
    <w:rsid w:val="006F05DD"/>
    <w:rsid w:val="006F2F34"/>
    <w:rsid w:val="006F435D"/>
    <w:rsid w:val="006F5CF1"/>
    <w:rsid w:val="006F6927"/>
    <w:rsid w:val="00700189"/>
    <w:rsid w:val="0070037E"/>
    <w:rsid w:val="00700EA7"/>
    <w:rsid w:val="0070296D"/>
    <w:rsid w:val="00703114"/>
    <w:rsid w:val="00704023"/>
    <w:rsid w:val="007044D0"/>
    <w:rsid w:val="00704866"/>
    <w:rsid w:val="007069BA"/>
    <w:rsid w:val="00706F41"/>
    <w:rsid w:val="007076C3"/>
    <w:rsid w:val="00707D6F"/>
    <w:rsid w:val="00707E87"/>
    <w:rsid w:val="00711AD4"/>
    <w:rsid w:val="00713211"/>
    <w:rsid w:val="00713FF6"/>
    <w:rsid w:val="00721620"/>
    <w:rsid w:val="00727AD2"/>
    <w:rsid w:val="00727B30"/>
    <w:rsid w:val="007322BF"/>
    <w:rsid w:val="00734850"/>
    <w:rsid w:val="00736B59"/>
    <w:rsid w:val="00736FC7"/>
    <w:rsid w:val="007374CF"/>
    <w:rsid w:val="007424B5"/>
    <w:rsid w:val="007462B9"/>
    <w:rsid w:val="007478E3"/>
    <w:rsid w:val="00754EED"/>
    <w:rsid w:val="00755B91"/>
    <w:rsid w:val="007564EC"/>
    <w:rsid w:val="00757DB3"/>
    <w:rsid w:val="00761537"/>
    <w:rsid w:val="00762477"/>
    <w:rsid w:val="00762F48"/>
    <w:rsid w:val="00763443"/>
    <w:rsid w:val="007655C1"/>
    <w:rsid w:val="007712C1"/>
    <w:rsid w:val="00772C4C"/>
    <w:rsid w:val="00777449"/>
    <w:rsid w:val="00782592"/>
    <w:rsid w:val="007825B9"/>
    <w:rsid w:val="00782D33"/>
    <w:rsid w:val="00783CB3"/>
    <w:rsid w:val="00783FA6"/>
    <w:rsid w:val="00785CAC"/>
    <w:rsid w:val="00785E99"/>
    <w:rsid w:val="00790400"/>
    <w:rsid w:val="007906AE"/>
    <w:rsid w:val="00790BBC"/>
    <w:rsid w:val="00790DEA"/>
    <w:rsid w:val="00790F00"/>
    <w:rsid w:val="007924E5"/>
    <w:rsid w:val="007A6A01"/>
    <w:rsid w:val="007B00EA"/>
    <w:rsid w:val="007B0514"/>
    <w:rsid w:val="007B0EA3"/>
    <w:rsid w:val="007B1A7D"/>
    <w:rsid w:val="007B1C27"/>
    <w:rsid w:val="007B2571"/>
    <w:rsid w:val="007B674D"/>
    <w:rsid w:val="007B7CCF"/>
    <w:rsid w:val="007C165C"/>
    <w:rsid w:val="007C4F84"/>
    <w:rsid w:val="007C7A07"/>
    <w:rsid w:val="007D3530"/>
    <w:rsid w:val="007D4DF7"/>
    <w:rsid w:val="007D5A7B"/>
    <w:rsid w:val="007D64EC"/>
    <w:rsid w:val="007D666B"/>
    <w:rsid w:val="007D7707"/>
    <w:rsid w:val="007D7974"/>
    <w:rsid w:val="007E2294"/>
    <w:rsid w:val="007E356C"/>
    <w:rsid w:val="007E3A87"/>
    <w:rsid w:val="007E3F67"/>
    <w:rsid w:val="007E3F9D"/>
    <w:rsid w:val="007F065F"/>
    <w:rsid w:val="007F1749"/>
    <w:rsid w:val="007F1F81"/>
    <w:rsid w:val="007F3930"/>
    <w:rsid w:val="007F4E01"/>
    <w:rsid w:val="007F64A8"/>
    <w:rsid w:val="007F6C08"/>
    <w:rsid w:val="007F7D3F"/>
    <w:rsid w:val="008012B8"/>
    <w:rsid w:val="008130E4"/>
    <w:rsid w:val="008208F4"/>
    <w:rsid w:val="008215E3"/>
    <w:rsid w:val="00821904"/>
    <w:rsid w:val="008242D7"/>
    <w:rsid w:val="008242E4"/>
    <w:rsid w:val="0083073E"/>
    <w:rsid w:val="00832599"/>
    <w:rsid w:val="0083265C"/>
    <w:rsid w:val="00836B38"/>
    <w:rsid w:val="00837298"/>
    <w:rsid w:val="00840A53"/>
    <w:rsid w:val="0084588F"/>
    <w:rsid w:val="008521CF"/>
    <w:rsid w:val="0085272B"/>
    <w:rsid w:val="00856F8E"/>
    <w:rsid w:val="0086199F"/>
    <w:rsid w:val="008646F0"/>
    <w:rsid w:val="00866EC4"/>
    <w:rsid w:val="00872C21"/>
    <w:rsid w:val="00873C9F"/>
    <w:rsid w:val="00874377"/>
    <w:rsid w:val="00877B96"/>
    <w:rsid w:val="0088158C"/>
    <w:rsid w:val="00882F90"/>
    <w:rsid w:val="008841BD"/>
    <w:rsid w:val="008846AC"/>
    <w:rsid w:val="00887662"/>
    <w:rsid w:val="0089027C"/>
    <w:rsid w:val="0089116F"/>
    <w:rsid w:val="00891CBC"/>
    <w:rsid w:val="0089444A"/>
    <w:rsid w:val="00894514"/>
    <w:rsid w:val="008A0A17"/>
    <w:rsid w:val="008A34B1"/>
    <w:rsid w:val="008A45AC"/>
    <w:rsid w:val="008A632B"/>
    <w:rsid w:val="008B0C74"/>
    <w:rsid w:val="008B2E65"/>
    <w:rsid w:val="008B4AB3"/>
    <w:rsid w:val="008B4FEA"/>
    <w:rsid w:val="008B6231"/>
    <w:rsid w:val="008C181D"/>
    <w:rsid w:val="008C34F4"/>
    <w:rsid w:val="008D1253"/>
    <w:rsid w:val="008D520A"/>
    <w:rsid w:val="008D66E9"/>
    <w:rsid w:val="008D675D"/>
    <w:rsid w:val="008D72CF"/>
    <w:rsid w:val="008E06EC"/>
    <w:rsid w:val="008E08C0"/>
    <w:rsid w:val="008E17EA"/>
    <w:rsid w:val="008E19C1"/>
    <w:rsid w:val="008E32A8"/>
    <w:rsid w:val="008E47EC"/>
    <w:rsid w:val="008E4ACD"/>
    <w:rsid w:val="008E5645"/>
    <w:rsid w:val="008F0C11"/>
    <w:rsid w:val="008F3C0E"/>
    <w:rsid w:val="008F3CE9"/>
    <w:rsid w:val="008F585B"/>
    <w:rsid w:val="008F6572"/>
    <w:rsid w:val="008F6C4E"/>
    <w:rsid w:val="00901355"/>
    <w:rsid w:val="00906DC7"/>
    <w:rsid w:val="00910801"/>
    <w:rsid w:val="00911DD0"/>
    <w:rsid w:val="00912D87"/>
    <w:rsid w:val="00913A7F"/>
    <w:rsid w:val="009140AF"/>
    <w:rsid w:val="00914654"/>
    <w:rsid w:val="009164B9"/>
    <w:rsid w:val="00916FCF"/>
    <w:rsid w:val="0091718C"/>
    <w:rsid w:val="00922902"/>
    <w:rsid w:val="00923D91"/>
    <w:rsid w:val="00926795"/>
    <w:rsid w:val="009317FC"/>
    <w:rsid w:val="0093181A"/>
    <w:rsid w:val="00931939"/>
    <w:rsid w:val="00932062"/>
    <w:rsid w:val="009346B9"/>
    <w:rsid w:val="0094150C"/>
    <w:rsid w:val="00941A0F"/>
    <w:rsid w:val="0094280A"/>
    <w:rsid w:val="00943554"/>
    <w:rsid w:val="00947D65"/>
    <w:rsid w:val="00950817"/>
    <w:rsid w:val="00951EE8"/>
    <w:rsid w:val="00952401"/>
    <w:rsid w:val="00960A5E"/>
    <w:rsid w:val="009619EC"/>
    <w:rsid w:val="00961D06"/>
    <w:rsid w:val="00962F43"/>
    <w:rsid w:val="0096450A"/>
    <w:rsid w:val="009648BF"/>
    <w:rsid w:val="009679BC"/>
    <w:rsid w:val="009724AE"/>
    <w:rsid w:val="00974153"/>
    <w:rsid w:val="00974A16"/>
    <w:rsid w:val="00974C10"/>
    <w:rsid w:val="00975C03"/>
    <w:rsid w:val="0097652B"/>
    <w:rsid w:val="009775EB"/>
    <w:rsid w:val="00977C9D"/>
    <w:rsid w:val="0098093E"/>
    <w:rsid w:val="00983E2C"/>
    <w:rsid w:val="009841B5"/>
    <w:rsid w:val="00984413"/>
    <w:rsid w:val="0098471E"/>
    <w:rsid w:val="00985F79"/>
    <w:rsid w:val="00986DBF"/>
    <w:rsid w:val="0099089B"/>
    <w:rsid w:val="00990FAF"/>
    <w:rsid w:val="00991C90"/>
    <w:rsid w:val="009932A1"/>
    <w:rsid w:val="00994668"/>
    <w:rsid w:val="00994670"/>
    <w:rsid w:val="009A2606"/>
    <w:rsid w:val="009B037D"/>
    <w:rsid w:val="009B0D12"/>
    <w:rsid w:val="009B2F69"/>
    <w:rsid w:val="009B3D32"/>
    <w:rsid w:val="009B7332"/>
    <w:rsid w:val="009C2B3C"/>
    <w:rsid w:val="009C306D"/>
    <w:rsid w:val="009C3A33"/>
    <w:rsid w:val="009C47D4"/>
    <w:rsid w:val="009C5844"/>
    <w:rsid w:val="009C5B48"/>
    <w:rsid w:val="009C6D5A"/>
    <w:rsid w:val="009D44BC"/>
    <w:rsid w:val="009D4913"/>
    <w:rsid w:val="009D77E6"/>
    <w:rsid w:val="009E4369"/>
    <w:rsid w:val="009E5181"/>
    <w:rsid w:val="009F06E6"/>
    <w:rsid w:val="009F1B2C"/>
    <w:rsid w:val="009F21B4"/>
    <w:rsid w:val="009F4F77"/>
    <w:rsid w:val="009F51FC"/>
    <w:rsid w:val="009F529D"/>
    <w:rsid w:val="009F672F"/>
    <w:rsid w:val="009F7681"/>
    <w:rsid w:val="00A015EA"/>
    <w:rsid w:val="00A03541"/>
    <w:rsid w:val="00A06CA5"/>
    <w:rsid w:val="00A101B7"/>
    <w:rsid w:val="00A11706"/>
    <w:rsid w:val="00A20039"/>
    <w:rsid w:val="00A244DF"/>
    <w:rsid w:val="00A255BC"/>
    <w:rsid w:val="00A25D74"/>
    <w:rsid w:val="00A25DFF"/>
    <w:rsid w:val="00A30758"/>
    <w:rsid w:val="00A31283"/>
    <w:rsid w:val="00A31717"/>
    <w:rsid w:val="00A3230C"/>
    <w:rsid w:val="00A370C1"/>
    <w:rsid w:val="00A4156D"/>
    <w:rsid w:val="00A42599"/>
    <w:rsid w:val="00A42CF5"/>
    <w:rsid w:val="00A43947"/>
    <w:rsid w:val="00A51960"/>
    <w:rsid w:val="00A54FC2"/>
    <w:rsid w:val="00A56437"/>
    <w:rsid w:val="00A5785A"/>
    <w:rsid w:val="00A61F40"/>
    <w:rsid w:val="00A66D0A"/>
    <w:rsid w:val="00A67CEA"/>
    <w:rsid w:val="00A67FA6"/>
    <w:rsid w:val="00A70957"/>
    <w:rsid w:val="00A7561A"/>
    <w:rsid w:val="00A75847"/>
    <w:rsid w:val="00A776B9"/>
    <w:rsid w:val="00A80C6F"/>
    <w:rsid w:val="00A852FB"/>
    <w:rsid w:val="00A857DE"/>
    <w:rsid w:val="00A85940"/>
    <w:rsid w:val="00A85D5A"/>
    <w:rsid w:val="00A8669C"/>
    <w:rsid w:val="00A924F6"/>
    <w:rsid w:val="00A93164"/>
    <w:rsid w:val="00AA1EDA"/>
    <w:rsid w:val="00AA3DF7"/>
    <w:rsid w:val="00AA3FA4"/>
    <w:rsid w:val="00AA4D92"/>
    <w:rsid w:val="00AA4DD7"/>
    <w:rsid w:val="00AA7F43"/>
    <w:rsid w:val="00AB0224"/>
    <w:rsid w:val="00AB26B3"/>
    <w:rsid w:val="00AB3BA4"/>
    <w:rsid w:val="00AB41D8"/>
    <w:rsid w:val="00AB5876"/>
    <w:rsid w:val="00AB6E0F"/>
    <w:rsid w:val="00AB7337"/>
    <w:rsid w:val="00AB7873"/>
    <w:rsid w:val="00AC2D4B"/>
    <w:rsid w:val="00AC4C73"/>
    <w:rsid w:val="00AC58FE"/>
    <w:rsid w:val="00AC68C9"/>
    <w:rsid w:val="00AD1554"/>
    <w:rsid w:val="00AD1FEA"/>
    <w:rsid w:val="00AD2264"/>
    <w:rsid w:val="00AD2EF0"/>
    <w:rsid w:val="00AD340B"/>
    <w:rsid w:val="00AD38E9"/>
    <w:rsid w:val="00AD6953"/>
    <w:rsid w:val="00AE11D7"/>
    <w:rsid w:val="00AE590C"/>
    <w:rsid w:val="00AF3AEC"/>
    <w:rsid w:val="00AF3DFD"/>
    <w:rsid w:val="00AF4ECD"/>
    <w:rsid w:val="00AF5592"/>
    <w:rsid w:val="00AF6E7D"/>
    <w:rsid w:val="00B015A7"/>
    <w:rsid w:val="00B015BB"/>
    <w:rsid w:val="00B056F0"/>
    <w:rsid w:val="00B116DD"/>
    <w:rsid w:val="00B13C50"/>
    <w:rsid w:val="00B13EE3"/>
    <w:rsid w:val="00B14353"/>
    <w:rsid w:val="00B143ED"/>
    <w:rsid w:val="00B1491F"/>
    <w:rsid w:val="00B14BE8"/>
    <w:rsid w:val="00B14E2A"/>
    <w:rsid w:val="00B16F11"/>
    <w:rsid w:val="00B20B32"/>
    <w:rsid w:val="00B2169C"/>
    <w:rsid w:val="00B23706"/>
    <w:rsid w:val="00B25BC9"/>
    <w:rsid w:val="00B26DC8"/>
    <w:rsid w:val="00B2727E"/>
    <w:rsid w:val="00B32B0F"/>
    <w:rsid w:val="00B340B2"/>
    <w:rsid w:val="00B34AB6"/>
    <w:rsid w:val="00B35FD4"/>
    <w:rsid w:val="00B36E7E"/>
    <w:rsid w:val="00B376EA"/>
    <w:rsid w:val="00B40948"/>
    <w:rsid w:val="00B414C5"/>
    <w:rsid w:val="00B429B5"/>
    <w:rsid w:val="00B43F48"/>
    <w:rsid w:val="00B4447F"/>
    <w:rsid w:val="00B4776B"/>
    <w:rsid w:val="00B52A76"/>
    <w:rsid w:val="00B53344"/>
    <w:rsid w:val="00B55071"/>
    <w:rsid w:val="00B56003"/>
    <w:rsid w:val="00B57D96"/>
    <w:rsid w:val="00B61EAD"/>
    <w:rsid w:val="00B61FBA"/>
    <w:rsid w:val="00B62068"/>
    <w:rsid w:val="00B626AE"/>
    <w:rsid w:val="00B63951"/>
    <w:rsid w:val="00B640F9"/>
    <w:rsid w:val="00B65E72"/>
    <w:rsid w:val="00B70E28"/>
    <w:rsid w:val="00B73AA2"/>
    <w:rsid w:val="00B750FF"/>
    <w:rsid w:val="00B7561F"/>
    <w:rsid w:val="00B818B3"/>
    <w:rsid w:val="00B833DD"/>
    <w:rsid w:val="00B83533"/>
    <w:rsid w:val="00B83DD1"/>
    <w:rsid w:val="00B84CCF"/>
    <w:rsid w:val="00B85947"/>
    <w:rsid w:val="00B8752F"/>
    <w:rsid w:val="00BA1204"/>
    <w:rsid w:val="00BA2CDA"/>
    <w:rsid w:val="00BA42C3"/>
    <w:rsid w:val="00BB0EB2"/>
    <w:rsid w:val="00BB53C4"/>
    <w:rsid w:val="00BB6AFD"/>
    <w:rsid w:val="00BB6BF6"/>
    <w:rsid w:val="00BB76AD"/>
    <w:rsid w:val="00BC1F8B"/>
    <w:rsid w:val="00BC54A9"/>
    <w:rsid w:val="00BC66B8"/>
    <w:rsid w:val="00BD0816"/>
    <w:rsid w:val="00BD12CF"/>
    <w:rsid w:val="00BD1B3B"/>
    <w:rsid w:val="00BD1F0C"/>
    <w:rsid w:val="00BD5147"/>
    <w:rsid w:val="00BE0F20"/>
    <w:rsid w:val="00BE1B41"/>
    <w:rsid w:val="00BE3660"/>
    <w:rsid w:val="00BE5F12"/>
    <w:rsid w:val="00BE73E3"/>
    <w:rsid w:val="00BF2B74"/>
    <w:rsid w:val="00BF4333"/>
    <w:rsid w:val="00BF5463"/>
    <w:rsid w:val="00C022C1"/>
    <w:rsid w:val="00C06932"/>
    <w:rsid w:val="00C06F9F"/>
    <w:rsid w:val="00C11657"/>
    <w:rsid w:val="00C15789"/>
    <w:rsid w:val="00C165BF"/>
    <w:rsid w:val="00C1757D"/>
    <w:rsid w:val="00C220E9"/>
    <w:rsid w:val="00C2672D"/>
    <w:rsid w:val="00C318EC"/>
    <w:rsid w:val="00C33DF7"/>
    <w:rsid w:val="00C35135"/>
    <w:rsid w:val="00C40A91"/>
    <w:rsid w:val="00C418BE"/>
    <w:rsid w:val="00C4277D"/>
    <w:rsid w:val="00C456BC"/>
    <w:rsid w:val="00C46821"/>
    <w:rsid w:val="00C46BB8"/>
    <w:rsid w:val="00C46E8D"/>
    <w:rsid w:val="00C47CF5"/>
    <w:rsid w:val="00C52E8C"/>
    <w:rsid w:val="00C55B81"/>
    <w:rsid w:val="00C55C1E"/>
    <w:rsid w:val="00C56901"/>
    <w:rsid w:val="00C56F1B"/>
    <w:rsid w:val="00C6126D"/>
    <w:rsid w:val="00C61993"/>
    <w:rsid w:val="00C630B8"/>
    <w:rsid w:val="00C63AAF"/>
    <w:rsid w:val="00C66178"/>
    <w:rsid w:val="00C710B4"/>
    <w:rsid w:val="00C71561"/>
    <w:rsid w:val="00C7294C"/>
    <w:rsid w:val="00C73FC0"/>
    <w:rsid w:val="00C76E6F"/>
    <w:rsid w:val="00C80105"/>
    <w:rsid w:val="00C8090F"/>
    <w:rsid w:val="00C817C6"/>
    <w:rsid w:val="00C81B33"/>
    <w:rsid w:val="00C85EB7"/>
    <w:rsid w:val="00C86B70"/>
    <w:rsid w:val="00C903E1"/>
    <w:rsid w:val="00C93118"/>
    <w:rsid w:val="00C974DA"/>
    <w:rsid w:val="00C974F1"/>
    <w:rsid w:val="00CA01B1"/>
    <w:rsid w:val="00CA04EA"/>
    <w:rsid w:val="00CA10B1"/>
    <w:rsid w:val="00CA32A7"/>
    <w:rsid w:val="00CA3899"/>
    <w:rsid w:val="00CA3E20"/>
    <w:rsid w:val="00CA7532"/>
    <w:rsid w:val="00CA78BC"/>
    <w:rsid w:val="00CB1279"/>
    <w:rsid w:val="00CB38D7"/>
    <w:rsid w:val="00CB5F4E"/>
    <w:rsid w:val="00CB76D8"/>
    <w:rsid w:val="00CC16C3"/>
    <w:rsid w:val="00CC29E4"/>
    <w:rsid w:val="00CC3902"/>
    <w:rsid w:val="00CC4ADA"/>
    <w:rsid w:val="00CC5685"/>
    <w:rsid w:val="00CC6CD1"/>
    <w:rsid w:val="00CD0103"/>
    <w:rsid w:val="00CD1657"/>
    <w:rsid w:val="00CD19AD"/>
    <w:rsid w:val="00CD1A7D"/>
    <w:rsid w:val="00CD2BC1"/>
    <w:rsid w:val="00CD49B4"/>
    <w:rsid w:val="00CD6369"/>
    <w:rsid w:val="00CE1161"/>
    <w:rsid w:val="00CE16E0"/>
    <w:rsid w:val="00CE2CF2"/>
    <w:rsid w:val="00CE3E88"/>
    <w:rsid w:val="00CF003C"/>
    <w:rsid w:val="00CF0D3F"/>
    <w:rsid w:val="00CF1F3A"/>
    <w:rsid w:val="00CF2705"/>
    <w:rsid w:val="00CF3432"/>
    <w:rsid w:val="00CF6430"/>
    <w:rsid w:val="00CF6F90"/>
    <w:rsid w:val="00D00969"/>
    <w:rsid w:val="00D027B8"/>
    <w:rsid w:val="00D02A59"/>
    <w:rsid w:val="00D07259"/>
    <w:rsid w:val="00D07C5F"/>
    <w:rsid w:val="00D10242"/>
    <w:rsid w:val="00D14916"/>
    <w:rsid w:val="00D14D2E"/>
    <w:rsid w:val="00D15FBD"/>
    <w:rsid w:val="00D16620"/>
    <w:rsid w:val="00D17A55"/>
    <w:rsid w:val="00D17CC6"/>
    <w:rsid w:val="00D22028"/>
    <w:rsid w:val="00D25FF3"/>
    <w:rsid w:val="00D26202"/>
    <w:rsid w:val="00D278C5"/>
    <w:rsid w:val="00D333D5"/>
    <w:rsid w:val="00D33E08"/>
    <w:rsid w:val="00D40BF0"/>
    <w:rsid w:val="00D40E07"/>
    <w:rsid w:val="00D45E6A"/>
    <w:rsid w:val="00D5058E"/>
    <w:rsid w:val="00D5148D"/>
    <w:rsid w:val="00D553E8"/>
    <w:rsid w:val="00D55BED"/>
    <w:rsid w:val="00D5650B"/>
    <w:rsid w:val="00D57F91"/>
    <w:rsid w:val="00D6047E"/>
    <w:rsid w:val="00D619EE"/>
    <w:rsid w:val="00D61C27"/>
    <w:rsid w:val="00D62CC1"/>
    <w:rsid w:val="00D66082"/>
    <w:rsid w:val="00D6675E"/>
    <w:rsid w:val="00D71827"/>
    <w:rsid w:val="00D72632"/>
    <w:rsid w:val="00D758B5"/>
    <w:rsid w:val="00D77F06"/>
    <w:rsid w:val="00D80AD7"/>
    <w:rsid w:val="00D80FFE"/>
    <w:rsid w:val="00D81BD5"/>
    <w:rsid w:val="00D82518"/>
    <w:rsid w:val="00D83CDD"/>
    <w:rsid w:val="00D90993"/>
    <w:rsid w:val="00D924FC"/>
    <w:rsid w:val="00D94180"/>
    <w:rsid w:val="00D9667F"/>
    <w:rsid w:val="00DA0078"/>
    <w:rsid w:val="00DA08C6"/>
    <w:rsid w:val="00DA2BA9"/>
    <w:rsid w:val="00DA4EE3"/>
    <w:rsid w:val="00DB1CCA"/>
    <w:rsid w:val="00DB64A6"/>
    <w:rsid w:val="00DC0D8E"/>
    <w:rsid w:val="00DC1025"/>
    <w:rsid w:val="00DC61BC"/>
    <w:rsid w:val="00DD2B37"/>
    <w:rsid w:val="00DD49BC"/>
    <w:rsid w:val="00DE0AB3"/>
    <w:rsid w:val="00DE4C10"/>
    <w:rsid w:val="00DE53AE"/>
    <w:rsid w:val="00DE6AE4"/>
    <w:rsid w:val="00DF1B34"/>
    <w:rsid w:val="00DF5FDF"/>
    <w:rsid w:val="00DF7A25"/>
    <w:rsid w:val="00E031CC"/>
    <w:rsid w:val="00E04907"/>
    <w:rsid w:val="00E04D8F"/>
    <w:rsid w:val="00E063BD"/>
    <w:rsid w:val="00E12009"/>
    <w:rsid w:val="00E120F0"/>
    <w:rsid w:val="00E13E13"/>
    <w:rsid w:val="00E144F7"/>
    <w:rsid w:val="00E16B48"/>
    <w:rsid w:val="00E16E33"/>
    <w:rsid w:val="00E170AF"/>
    <w:rsid w:val="00E1795D"/>
    <w:rsid w:val="00E17D1E"/>
    <w:rsid w:val="00E204F4"/>
    <w:rsid w:val="00E2298B"/>
    <w:rsid w:val="00E24FB4"/>
    <w:rsid w:val="00E260F6"/>
    <w:rsid w:val="00E27021"/>
    <w:rsid w:val="00E273D8"/>
    <w:rsid w:val="00E3189D"/>
    <w:rsid w:val="00E3231F"/>
    <w:rsid w:val="00E328E8"/>
    <w:rsid w:val="00E33D7E"/>
    <w:rsid w:val="00E342A4"/>
    <w:rsid w:val="00E373C9"/>
    <w:rsid w:val="00E37AAE"/>
    <w:rsid w:val="00E404F4"/>
    <w:rsid w:val="00E40F6A"/>
    <w:rsid w:val="00E41AE6"/>
    <w:rsid w:val="00E44E52"/>
    <w:rsid w:val="00E47201"/>
    <w:rsid w:val="00E476A2"/>
    <w:rsid w:val="00E505DB"/>
    <w:rsid w:val="00E51624"/>
    <w:rsid w:val="00E51D09"/>
    <w:rsid w:val="00E534F9"/>
    <w:rsid w:val="00E53772"/>
    <w:rsid w:val="00E56FF3"/>
    <w:rsid w:val="00E57205"/>
    <w:rsid w:val="00E60858"/>
    <w:rsid w:val="00E6668B"/>
    <w:rsid w:val="00E67E2E"/>
    <w:rsid w:val="00E67E73"/>
    <w:rsid w:val="00E72F62"/>
    <w:rsid w:val="00E81AD7"/>
    <w:rsid w:val="00E83250"/>
    <w:rsid w:val="00E844B2"/>
    <w:rsid w:val="00E8716B"/>
    <w:rsid w:val="00E91880"/>
    <w:rsid w:val="00E9255F"/>
    <w:rsid w:val="00E92ACA"/>
    <w:rsid w:val="00E92D10"/>
    <w:rsid w:val="00E930A4"/>
    <w:rsid w:val="00E93BF8"/>
    <w:rsid w:val="00EA126E"/>
    <w:rsid w:val="00EA2214"/>
    <w:rsid w:val="00EA4ACA"/>
    <w:rsid w:val="00EA76C0"/>
    <w:rsid w:val="00EB13C5"/>
    <w:rsid w:val="00EB46DA"/>
    <w:rsid w:val="00EB5832"/>
    <w:rsid w:val="00EB681B"/>
    <w:rsid w:val="00EC5F5C"/>
    <w:rsid w:val="00EC6511"/>
    <w:rsid w:val="00EC726E"/>
    <w:rsid w:val="00EC73A4"/>
    <w:rsid w:val="00ED0D4E"/>
    <w:rsid w:val="00ED47C8"/>
    <w:rsid w:val="00ED6173"/>
    <w:rsid w:val="00ED6F5D"/>
    <w:rsid w:val="00ED7F1D"/>
    <w:rsid w:val="00EE3663"/>
    <w:rsid w:val="00EE4240"/>
    <w:rsid w:val="00EE5A6E"/>
    <w:rsid w:val="00EF2913"/>
    <w:rsid w:val="00EF2977"/>
    <w:rsid w:val="00EF7534"/>
    <w:rsid w:val="00F01BB9"/>
    <w:rsid w:val="00F01C69"/>
    <w:rsid w:val="00F0468A"/>
    <w:rsid w:val="00F05D66"/>
    <w:rsid w:val="00F113AD"/>
    <w:rsid w:val="00F13E5E"/>
    <w:rsid w:val="00F14517"/>
    <w:rsid w:val="00F17563"/>
    <w:rsid w:val="00F216CD"/>
    <w:rsid w:val="00F23E7F"/>
    <w:rsid w:val="00F262EE"/>
    <w:rsid w:val="00F26FE4"/>
    <w:rsid w:val="00F307E6"/>
    <w:rsid w:val="00F3182D"/>
    <w:rsid w:val="00F33CF3"/>
    <w:rsid w:val="00F36602"/>
    <w:rsid w:val="00F37E09"/>
    <w:rsid w:val="00F42401"/>
    <w:rsid w:val="00F54350"/>
    <w:rsid w:val="00F5662E"/>
    <w:rsid w:val="00F56ABA"/>
    <w:rsid w:val="00F60D3F"/>
    <w:rsid w:val="00F60F57"/>
    <w:rsid w:val="00F66A2E"/>
    <w:rsid w:val="00F66BB3"/>
    <w:rsid w:val="00F70D51"/>
    <w:rsid w:val="00F71259"/>
    <w:rsid w:val="00F71638"/>
    <w:rsid w:val="00F71888"/>
    <w:rsid w:val="00F73F1E"/>
    <w:rsid w:val="00F7524A"/>
    <w:rsid w:val="00F75DCB"/>
    <w:rsid w:val="00F765D2"/>
    <w:rsid w:val="00F8016F"/>
    <w:rsid w:val="00F82685"/>
    <w:rsid w:val="00F86412"/>
    <w:rsid w:val="00F90FF4"/>
    <w:rsid w:val="00F922D7"/>
    <w:rsid w:val="00F93B3F"/>
    <w:rsid w:val="00F96113"/>
    <w:rsid w:val="00F96156"/>
    <w:rsid w:val="00F96B80"/>
    <w:rsid w:val="00FA2EBC"/>
    <w:rsid w:val="00FB201E"/>
    <w:rsid w:val="00FB225D"/>
    <w:rsid w:val="00FB24AE"/>
    <w:rsid w:val="00FB25D5"/>
    <w:rsid w:val="00FB4807"/>
    <w:rsid w:val="00FB6A47"/>
    <w:rsid w:val="00FB6BE2"/>
    <w:rsid w:val="00FC1DA9"/>
    <w:rsid w:val="00FC2980"/>
    <w:rsid w:val="00FC4FD5"/>
    <w:rsid w:val="00FD04AA"/>
    <w:rsid w:val="00FD18BD"/>
    <w:rsid w:val="00FD3E18"/>
    <w:rsid w:val="00FD578D"/>
    <w:rsid w:val="00FD7107"/>
    <w:rsid w:val="00FE084E"/>
    <w:rsid w:val="00FE1D01"/>
    <w:rsid w:val="00FE4019"/>
    <w:rsid w:val="00FE466A"/>
    <w:rsid w:val="00FE7AF6"/>
    <w:rsid w:val="00FE7F75"/>
    <w:rsid w:val="00FF0837"/>
    <w:rsid w:val="00FF1D82"/>
    <w:rsid w:val="00FF40F1"/>
    <w:rsid w:val="00FF4CD6"/>
    <w:rsid w:val="00FF6300"/>
    <w:rsid w:val="00FF6E5D"/>
    <w:rsid w:val="00FF77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v:textbox inset=",2.5mm,,2.5mm"/>
    </o:shapedefaults>
    <o:shapelayout v:ext="edit">
      <o:idmap v:ext="edit" data="1"/>
    </o:shapelayout>
  </w:shapeDefaults>
  <w:decimalSymbol w:val=","/>
  <w:listSeparator w:val=";"/>
  <w14:docId w14:val="62A4D826"/>
  <w15:docId w15:val="{AE79EAAE-A11D-43AB-BF2C-813ECDE1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65D2"/>
  </w:style>
  <w:style w:type="paragraph" w:styleId="Ttulo1">
    <w:name w:val="heading 1"/>
    <w:basedOn w:val="Ttulo"/>
    <w:next w:val="Corpodotexto"/>
    <w:qFormat/>
    <w:rsid w:val="00F765D2"/>
    <w:pPr>
      <w:outlineLvl w:val="0"/>
    </w:pPr>
    <w:rPr>
      <w:b/>
      <w:sz w:val="32"/>
    </w:rPr>
  </w:style>
  <w:style w:type="paragraph" w:styleId="Ttulo2">
    <w:name w:val="heading 2"/>
    <w:basedOn w:val="Normal"/>
    <w:next w:val="Normal"/>
    <w:qFormat/>
    <w:rsid w:val="00F765D2"/>
    <w:pPr>
      <w:keepNext/>
      <w:spacing w:before="240" w:after="60"/>
      <w:outlineLvl w:val="1"/>
    </w:pPr>
    <w:rPr>
      <w:rFonts w:ascii="Arial" w:hAnsi="Arial"/>
      <w:b/>
      <w:i/>
      <w:sz w:val="24"/>
    </w:rPr>
  </w:style>
  <w:style w:type="paragraph" w:styleId="Ttulo3">
    <w:name w:val="heading 3"/>
    <w:basedOn w:val="Normal"/>
    <w:next w:val="Normal"/>
    <w:qFormat/>
    <w:rsid w:val="00F765D2"/>
    <w:pPr>
      <w:keepNext/>
      <w:spacing w:before="240" w:after="60"/>
      <w:outlineLvl w:val="2"/>
    </w:pPr>
    <w:rPr>
      <w:rFonts w:ascii="Arial" w:hAnsi="Arial"/>
      <w:sz w:val="24"/>
    </w:rPr>
  </w:style>
  <w:style w:type="paragraph" w:styleId="Ttulo4">
    <w:name w:val="heading 4"/>
    <w:basedOn w:val="Normal"/>
    <w:next w:val="Normal"/>
    <w:qFormat/>
    <w:rsid w:val="00F765D2"/>
    <w:pPr>
      <w:keepNext/>
      <w:spacing w:before="240" w:after="60"/>
      <w:outlineLvl w:val="3"/>
    </w:pPr>
    <w:rPr>
      <w:rFonts w:ascii="Arial" w:hAnsi="Arial"/>
      <w:b/>
      <w:sz w:val="24"/>
    </w:rPr>
  </w:style>
  <w:style w:type="paragraph" w:styleId="Ttulo5">
    <w:name w:val="heading 5"/>
    <w:basedOn w:val="Normal"/>
    <w:next w:val="Normal"/>
    <w:qFormat/>
    <w:rsid w:val="00F765D2"/>
    <w:pPr>
      <w:spacing w:before="240" w:after="60"/>
      <w:outlineLvl w:val="4"/>
    </w:pPr>
    <w:rPr>
      <w:sz w:val="22"/>
    </w:rPr>
  </w:style>
  <w:style w:type="paragraph" w:styleId="Ttulo6">
    <w:name w:val="heading 6"/>
    <w:basedOn w:val="Normal"/>
    <w:next w:val="Normal"/>
    <w:qFormat/>
    <w:rsid w:val="00F765D2"/>
    <w:pPr>
      <w:spacing w:before="240" w:after="60"/>
      <w:outlineLvl w:val="5"/>
    </w:pPr>
    <w:rPr>
      <w:i/>
      <w:sz w:val="22"/>
    </w:rPr>
  </w:style>
  <w:style w:type="paragraph" w:styleId="Ttulo7">
    <w:name w:val="heading 7"/>
    <w:basedOn w:val="Normal"/>
    <w:next w:val="Normal"/>
    <w:qFormat/>
    <w:rsid w:val="00F765D2"/>
    <w:pPr>
      <w:spacing w:before="240" w:after="60"/>
      <w:outlineLvl w:val="6"/>
    </w:pPr>
    <w:rPr>
      <w:rFonts w:ascii="Arial" w:hAnsi="Arial"/>
    </w:rPr>
  </w:style>
  <w:style w:type="paragraph" w:styleId="Ttulo8">
    <w:name w:val="heading 8"/>
    <w:basedOn w:val="Normal"/>
    <w:next w:val="Normal"/>
    <w:qFormat/>
    <w:rsid w:val="00F765D2"/>
    <w:pPr>
      <w:spacing w:before="240" w:after="60"/>
      <w:outlineLvl w:val="7"/>
    </w:pPr>
    <w:rPr>
      <w:rFonts w:ascii="Arial" w:hAnsi="Arial"/>
      <w:i/>
    </w:rPr>
  </w:style>
  <w:style w:type="paragraph" w:styleId="Ttulo9">
    <w:name w:val="heading 9"/>
    <w:basedOn w:val="Normal"/>
    <w:next w:val="Normal"/>
    <w:qFormat/>
    <w:rsid w:val="00F765D2"/>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F765D2"/>
    <w:pPr>
      <w:widowControl w:val="0"/>
    </w:pPr>
    <w:rPr>
      <w:snapToGrid w:val="0"/>
      <w:sz w:val="24"/>
    </w:rPr>
  </w:style>
  <w:style w:type="paragraph" w:customStyle="1" w:styleId="TE-Normal">
    <w:name w:val="TE-Normal"/>
    <w:rsid w:val="00F765D2"/>
    <w:pPr>
      <w:widowControl w:val="0"/>
      <w:spacing w:line="360" w:lineRule="auto"/>
      <w:ind w:firstLine="1009"/>
      <w:jc w:val="both"/>
    </w:pPr>
    <w:rPr>
      <w:snapToGrid w:val="0"/>
      <w:sz w:val="26"/>
    </w:rPr>
  </w:style>
  <w:style w:type="paragraph" w:customStyle="1" w:styleId="CP-CapaCabecalho">
    <w:name w:val="CP-CapaCabecalho"/>
    <w:next w:val="TE-Normal"/>
    <w:rsid w:val="00F765D2"/>
    <w:pPr>
      <w:widowControl w:val="0"/>
      <w:jc w:val="center"/>
    </w:pPr>
    <w:rPr>
      <w:b/>
      <w:caps/>
      <w:snapToGrid w:val="0"/>
      <w:sz w:val="26"/>
    </w:rPr>
  </w:style>
  <w:style w:type="paragraph" w:customStyle="1" w:styleId="CP-CapaOrientador">
    <w:name w:val="CP-CapaOrientador"/>
    <w:next w:val="TE-Normal"/>
    <w:rsid w:val="005C7AD6"/>
    <w:pPr>
      <w:widowControl w:val="0"/>
      <w:tabs>
        <w:tab w:val="left" w:pos="5954"/>
      </w:tabs>
      <w:spacing w:before="240"/>
      <w:ind w:left="5954" w:hanging="1418"/>
    </w:pPr>
    <w:rPr>
      <w:snapToGrid w:val="0"/>
      <w:sz w:val="26"/>
    </w:rPr>
  </w:style>
  <w:style w:type="paragraph" w:customStyle="1" w:styleId="CP-CapaTitulo">
    <w:name w:val="CP-CapaTitulo"/>
    <w:next w:val="TE-Normal"/>
    <w:rsid w:val="000212FC"/>
    <w:pPr>
      <w:widowControl w:val="0"/>
      <w:spacing w:line="360" w:lineRule="auto"/>
      <w:jc w:val="center"/>
    </w:pPr>
    <w:rPr>
      <w:b/>
      <w:caps/>
      <w:snapToGrid w:val="0"/>
      <w:sz w:val="28"/>
    </w:rPr>
  </w:style>
  <w:style w:type="paragraph" w:customStyle="1" w:styleId="CP-CapaNomeAutor">
    <w:name w:val="CP-CapaNomeAutor"/>
    <w:next w:val="TE-Normal"/>
    <w:rsid w:val="00F765D2"/>
    <w:pPr>
      <w:widowControl w:val="0"/>
      <w:spacing w:line="360" w:lineRule="auto"/>
      <w:jc w:val="center"/>
    </w:pPr>
    <w:rPr>
      <w:b/>
      <w:caps/>
      <w:snapToGrid w:val="0"/>
      <w:sz w:val="26"/>
    </w:rPr>
  </w:style>
  <w:style w:type="paragraph" w:customStyle="1" w:styleId="CP-CapaNaturezaAcadmica">
    <w:name w:val="CP-CapaNaturezaAcadêmica"/>
    <w:next w:val="TE-Normal"/>
    <w:rsid w:val="00F765D2"/>
    <w:pPr>
      <w:widowControl w:val="0"/>
      <w:ind w:left="4536"/>
      <w:jc w:val="both"/>
    </w:pPr>
    <w:rPr>
      <w:b/>
      <w:snapToGrid w:val="0"/>
      <w:sz w:val="26"/>
    </w:rPr>
  </w:style>
  <w:style w:type="paragraph" w:customStyle="1" w:styleId="CP-CapaLocaleData">
    <w:name w:val="CP-CapaLocaleData"/>
    <w:next w:val="TE-Normal"/>
    <w:rsid w:val="00F765D2"/>
    <w:pPr>
      <w:widowControl w:val="0"/>
      <w:spacing w:line="360" w:lineRule="auto"/>
      <w:jc w:val="center"/>
    </w:pPr>
    <w:rPr>
      <w:b/>
      <w:caps/>
      <w:snapToGrid w:val="0"/>
      <w:sz w:val="26"/>
    </w:rPr>
  </w:style>
  <w:style w:type="paragraph" w:customStyle="1" w:styleId="Corpodotexto">
    <w:name w:val="Corpo do texto"/>
    <w:basedOn w:val="Padro"/>
    <w:rsid w:val="00F765D2"/>
    <w:pPr>
      <w:spacing w:after="120"/>
    </w:pPr>
  </w:style>
  <w:style w:type="paragraph" w:customStyle="1" w:styleId="Contedodetabela">
    <w:name w:val="Conteúdo de tabela"/>
    <w:basedOn w:val="Corpodotexto"/>
    <w:rsid w:val="00F765D2"/>
  </w:style>
  <w:style w:type="paragraph" w:customStyle="1" w:styleId="Ttulodetabela">
    <w:name w:val="Título de tabela"/>
    <w:basedOn w:val="Contedodetabela"/>
    <w:rsid w:val="00F765D2"/>
    <w:pPr>
      <w:jc w:val="center"/>
    </w:pPr>
    <w:rPr>
      <w:b/>
      <w:i/>
    </w:rPr>
  </w:style>
  <w:style w:type="paragraph" w:customStyle="1" w:styleId="AP-AprovacaoBanca">
    <w:name w:val="AP-AprovacaoBanca"/>
    <w:next w:val="TE-Normal"/>
    <w:rsid w:val="00F765D2"/>
    <w:pPr>
      <w:widowControl w:val="0"/>
      <w:jc w:val="center"/>
    </w:pPr>
    <w:rPr>
      <w:snapToGrid w:val="0"/>
      <w:sz w:val="26"/>
    </w:rPr>
  </w:style>
  <w:style w:type="paragraph" w:customStyle="1" w:styleId="AP-AprovacaoTitulo">
    <w:name w:val="AP-AprovacaoTitulo"/>
    <w:next w:val="TE-Normal"/>
    <w:rsid w:val="00F765D2"/>
    <w:pPr>
      <w:widowControl w:val="0"/>
      <w:jc w:val="center"/>
    </w:pPr>
    <w:rPr>
      <w:b/>
      <w:caps/>
      <w:snapToGrid w:val="0"/>
      <w:sz w:val="26"/>
    </w:rPr>
  </w:style>
  <w:style w:type="paragraph" w:customStyle="1" w:styleId="DE-DedicatoriaAgradecimentos">
    <w:name w:val="DE-DedicatoriaAgradecimentos"/>
    <w:next w:val="TE-Normal"/>
    <w:rsid w:val="00F765D2"/>
    <w:pPr>
      <w:widowControl w:val="0"/>
      <w:ind w:left="4535"/>
      <w:jc w:val="both"/>
    </w:pPr>
    <w:rPr>
      <w:snapToGrid w:val="0"/>
      <w:sz w:val="26"/>
    </w:rPr>
  </w:style>
  <w:style w:type="paragraph" w:customStyle="1" w:styleId="EP-Epgrafe">
    <w:name w:val="EP-Epígrafe"/>
    <w:next w:val="TE-Normal"/>
    <w:rsid w:val="00F765D2"/>
    <w:pPr>
      <w:widowControl w:val="0"/>
      <w:ind w:left="4535"/>
      <w:jc w:val="right"/>
    </w:pPr>
    <w:rPr>
      <w:snapToGrid w:val="0"/>
      <w:sz w:val="26"/>
    </w:rPr>
  </w:style>
  <w:style w:type="paragraph" w:customStyle="1" w:styleId="TC-TituloCentralizado">
    <w:name w:val="TC-TituloCentralizado"/>
    <w:next w:val="TE-Normal"/>
    <w:rsid w:val="00F765D2"/>
    <w:pPr>
      <w:pageBreakBefore/>
      <w:widowControl w:val="0"/>
      <w:spacing w:before="980" w:after="1740" w:line="360" w:lineRule="auto"/>
      <w:jc w:val="center"/>
    </w:pPr>
    <w:rPr>
      <w:b/>
      <w:caps/>
      <w:snapToGrid w:val="0"/>
      <w:sz w:val="26"/>
    </w:rPr>
  </w:style>
  <w:style w:type="paragraph" w:customStyle="1" w:styleId="LI-ListaItem">
    <w:name w:val="LI-ListaItem"/>
    <w:rsid w:val="00F765D2"/>
    <w:pPr>
      <w:widowControl w:val="0"/>
      <w:tabs>
        <w:tab w:val="left" w:pos="1502"/>
        <w:tab w:val="left" w:leader="dot" w:pos="8561"/>
        <w:tab w:val="right" w:pos="9127"/>
      </w:tabs>
      <w:ind w:left="1644" w:hanging="1644"/>
    </w:pPr>
    <w:rPr>
      <w:snapToGrid w:val="0"/>
      <w:sz w:val="26"/>
    </w:rPr>
  </w:style>
  <w:style w:type="paragraph" w:customStyle="1" w:styleId="TE-NormalNaoIdentado">
    <w:name w:val="TE-NormalNaoIdentado"/>
    <w:next w:val="TE-Normal"/>
    <w:rsid w:val="00F765D2"/>
    <w:pPr>
      <w:widowControl w:val="0"/>
      <w:spacing w:line="360" w:lineRule="auto"/>
      <w:jc w:val="both"/>
    </w:pPr>
    <w:rPr>
      <w:snapToGrid w:val="0"/>
      <w:sz w:val="26"/>
    </w:rPr>
  </w:style>
  <w:style w:type="paragraph" w:customStyle="1" w:styleId="T1-TituloPrimario">
    <w:name w:val="T1-TituloPrimario"/>
    <w:next w:val="TE-Normal"/>
    <w:rsid w:val="00F765D2"/>
    <w:pPr>
      <w:pageBreakBefore/>
      <w:widowControl w:val="0"/>
      <w:numPr>
        <w:numId w:val="9"/>
      </w:numPr>
      <w:spacing w:before="980" w:after="1740" w:line="360" w:lineRule="auto"/>
      <w:jc w:val="both"/>
      <w:outlineLvl w:val="0"/>
    </w:pPr>
    <w:rPr>
      <w:b/>
      <w:caps/>
      <w:snapToGrid w:val="0"/>
      <w:sz w:val="26"/>
    </w:rPr>
  </w:style>
  <w:style w:type="paragraph" w:customStyle="1" w:styleId="TE-Alnea">
    <w:name w:val="TE-Alínea"/>
    <w:next w:val="TE-Normal"/>
    <w:rsid w:val="00F765D2"/>
    <w:pPr>
      <w:widowControl w:val="0"/>
      <w:numPr>
        <w:numId w:val="8"/>
      </w:numPr>
      <w:spacing w:line="360" w:lineRule="auto"/>
      <w:jc w:val="both"/>
    </w:pPr>
    <w:rPr>
      <w:snapToGrid w:val="0"/>
      <w:sz w:val="26"/>
    </w:rPr>
  </w:style>
  <w:style w:type="paragraph" w:customStyle="1" w:styleId="TE-Inciso">
    <w:name w:val="TE-Inciso"/>
    <w:next w:val="TE-Normal"/>
    <w:rsid w:val="00F765D2"/>
    <w:pPr>
      <w:widowControl w:val="0"/>
      <w:numPr>
        <w:numId w:val="2"/>
      </w:numPr>
      <w:spacing w:line="360" w:lineRule="auto"/>
      <w:ind w:left="1718" w:hanging="357"/>
      <w:jc w:val="both"/>
    </w:pPr>
    <w:rPr>
      <w:snapToGrid w:val="0"/>
      <w:sz w:val="26"/>
    </w:rPr>
  </w:style>
  <w:style w:type="paragraph" w:customStyle="1" w:styleId="TE-Bullet">
    <w:name w:val="TE-Bullet"/>
    <w:next w:val="TE-Normal"/>
    <w:rsid w:val="00F765D2"/>
    <w:pPr>
      <w:widowControl w:val="0"/>
      <w:numPr>
        <w:numId w:val="3"/>
      </w:numPr>
      <w:tabs>
        <w:tab w:val="clear" w:pos="360"/>
      </w:tabs>
      <w:spacing w:line="360" w:lineRule="auto"/>
      <w:ind w:left="1366" w:hanging="357"/>
      <w:jc w:val="both"/>
    </w:pPr>
    <w:rPr>
      <w:snapToGrid w:val="0"/>
      <w:sz w:val="26"/>
    </w:rPr>
  </w:style>
  <w:style w:type="paragraph" w:customStyle="1" w:styleId="T2-TituloSecundario">
    <w:name w:val="T2-TituloSecundario"/>
    <w:next w:val="TE-Normal"/>
    <w:rsid w:val="00947D65"/>
    <w:pPr>
      <w:widowControl w:val="0"/>
      <w:numPr>
        <w:ilvl w:val="1"/>
        <w:numId w:val="9"/>
      </w:numPr>
      <w:spacing w:before="600" w:after="360" w:line="360" w:lineRule="auto"/>
      <w:jc w:val="both"/>
      <w:outlineLvl w:val="1"/>
    </w:pPr>
    <w:rPr>
      <w:b/>
      <w:snapToGrid w:val="0"/>
      <w:sz w:val="26"/>
    </w:rPr>
  </w:style>
  <w:style w:type="paragraph" w:customStyle="1" w:styleId="T3-TituloTerciario">
    <w:name w:val="T3-TituloTerciario"/>
    <w:next w:val="TE-Normal"/>
    <w:rsid w:val="00F765D2"/>
    <w:pPr>
      <w:widowControl w:val="0"/>
      <w:numPr>
        <w:ilvl w:val="2"/>
        <w:numId w:val="9"/>
      </w:numPr>
      <w:spacing w:before="300" w:after="300" w:line="360" w:lineRule="auto"/>
      <w:jc w:val="both"/>
      <w:outlineLvl w:val="2"/>
    </w:pPr>
    <w:rPr>
      <w:i/>
      <w:snapToGrid w:val="0"/>
      <w:sz w:val="26"/>
    </w:rPr>
  </w:style>
  <w:style w:type="paragraph" w:customStyle="1" w:styleId="T4-TituloQuaternario">
    <w:name w:val="T4-TituloQuaternario"/>
    <w:next w:val="TE-Normal"/>
    <w:rsid w:val="00947D65"/>
    <w:pPr>
      <w:widowControl w:val="0"/>
      <w:numPr>
        <w:ilvl w:val="3"/>
        <w:numId w:val="9"/>
      </w:numPr>
      <w:spacing w:before="360" w:after="240" w:line="360" w:lineRule="auto"/>
      <w:jc w:val="both"/>
      <w:outlineLvl w:val="3"/>
    </w:pPr>
    <w:rPr>
      <w:snapToGrid w:val="0"/>
      <w:sz w:val="26"/>
    </w:rPr>
  </w:style>
  <w:style w:type="paragraph" w:customStyle="1" w:styleId="TE-CorpoTabela">
    <w:name w:val="TE-CorpoTabela"/>
    <w:rsid w:val="00F765D2"/>
    <w:pPr>
      <w:widowControl w:val="0"/>
      <w:jc w:val="both"/>
    </w:pPr>
    <w:rPr>
      <w:snapToGrid w:val="0"/>
    </w:rPr>
  </w:style>
  <w:style w:type="paragraph" w:customStyle="1" w:styleId="TE-Citacao3Linhas">
    <w:name w:val="TE-Citacao3Linhas"/>
    <w:next w:val="TE-Normal"/>
    <w:rsid w:val="00910801"/>
    <w:pPr>
      <w:widowControl w:val="0"/>
      <w:spacing w:before="360" w:after="360"/>
      <w:ind w:left="2268"/>
      <w:jc w:val="both"/>
    </w:pPr>
    <w:rPr>
      <w:snapToGrid w:val="0"/>
      <w:sz w:val="22"/>
    </w:rPr>
  </w:style>
  <w:style w:type="paragraph" w:customStyle="1" w:styleId="Notaderodap">
    <w:name w:val="Nota de rodapé"/>
    <w:rsid w:val="00F765D2"/>
    <w:pPr>
      <w:widowControl w:val="0"/>
      <w:ind w:left="283" w:hanging="283"/>
      <w:jc w:val="both"/>
    </w:pPr>
    <w:rPr>
      <w:snapToGrid w:val="0"/>
    </w:rPr>
  </w:style>
  <w:style w:type="paragraph" w:styleId="Rodap">
    <w:name w:val="footer"/>
    <w:basedOn w:val="Padro"/>
    <w:rsid w:val="00F765D2"/>
    <w:pPr>
      <w:tabs>
        <w:tab w:val="center" w:pos="4535"/>
        <w:tab w:val="right" w:pos="9071"/>
      </w:tabs>
    </w:pPr>
  </w:style>
  <w:style w:type="paragraph" w:customStyle="1" w:styleId="PT-Referencias">
    <w:name w:val="PT-Referencias"/>
    <w:rsid w:val="00F765D2"/>
    <w:pPr>
      <w:widowControl w:val="0"/>
      <w:spacing w:after="240"/>
    </w:pPr>
    <w:rPr>
      <w:snapToGrid w:val="0"/>
      <w:sz w:val="26"/>
    </w:rPr>
  </w:style>
  <w:style w:type="paragraph" w:customStyle="1" w:styleId="T5-TituloQuinario">
    <w:name w:val="T5-TituloQuinario"/>
    <w:next w:val="TE-Normal"/>
    <w:rsid w:val="007C165C"/>
    <w:pPr>
      <w:widowControl w:val="0"/>
      <w:numPr>
        <w:ilvl w:val="4"/>
        <w:numId w:val="9"/>
      </w:numPr>
      <w:spacing w:before="200" w:after="200" w:line="360" w:lineRule="auto"/>
      <w:jc w:val="both"/>
      <w:outlineLvl w:val="4"/>
    </w:pPr>
    <w:rPr>
      <w:i/>
      <w:snapToGrid w:val="0"/>
      <w:sz w:val="26"/>
      <w:szCs w:val="26"/>
    </w:rPr>
  </w:style>
  <w:style w:type="paragraph" w:customStyle="1" w:styleId="ndice">
    <w:name w:val="Índice"/>
    <w:basedOn w:val="Padro"/>
    <w:rsid w:val="00F765D2"/>
  </w:style>
  <w:style w:type="paragraph" w:customStyle="1" w:styleId="ndice1">
    <w:name w:val="Índice 1"/>
    <w:rsid w:val="00F765D2"/>
    <w:pPr>
      <w:widowControl w:val="0"/>
      <w:tabs>
        <w:tab w:val="right" w:leader="dot" w:pos="9071"/>
      </w:tabs>
    </w:pPr>
    <w:rPr>
      <w:b/>
      <w:caps/>
      <w:snapToGrid w:val="0"/>
      <w:sz w:val="26"/>
    </w:rPr>
  </w:style>
  <w:style w:type="paragraph" w:customStyle="1" w:styleId="ndice2">
    <w:name w:val="Índice 2"/>
    <w:rsid w:val="00F765D2"/>
    <w:pPr>
      <w:widowControl w:val="0"/>
      <w:tabs>
        <w:tab w:val="right" w:leader="dot" w:pos="9354"/>
      </w:tabs>
      <w:ind w:left="283" w:hanging="283"/>
    </w:pPr>
    <w:rPr>
      <w:b/>
      <w:smallCaps/>
      <w:snapToGrid w:val="0"/>
      <w:sz w:val="26"/>
    </w:rPr>
  </w:style>
  <w:style w:type="paragraph" w:customStyle="1" w:styleId="ndice3">
    <w:name w:val="Índice 3"/>
    <w:rsid w:val="00F765D2"/>
    <w:pPr>
      <w:widowControl w:val="0"/>
      <w:tabs>
        <w:tab w:val="right" w:leader="dot" w:pos="9525"/>
      </w:tabs>
      <w:ind w:left="454" w:hanging="454"/>
    </w:pPr>
    <w:rPr>
      <w:snapToGrid w:val="0"/>
      <w:sz w:val="24"/>
    </w:rPr>
  </w:style>
  <w:style w:type="paragraph" w:customStyle="1" w:styleId="ndice4">
    <w:name w:val="Índice 4"/>
    <w:rsid w:val="00F765D2"/>
    <w:pPr>
      <w:widowControl w:val="0"/>
      <w:tabs>
        <w:tab w:val="right" w:leader="dot" w:pos="9695"/>
      </w:tabs>
      <w:ind w:left="624" w:hanging="624"/>
    </w:pPr>
    <w:rPr>
      <w:i/>
      <w:snapToGrid w:val="0"/>
      <w:sz w:val="24"/>
    </w:rPr>
  </w:style>
  <w:style w:type="paragraph" w:customStyle="1" w:styleId="ndice5">
    <w:name w:val="Índice 5"/>
    <w:rsid w:val="00F765D2"/>
    <w:pPr>
      <w:widowControl w:val="0"/>
      <w:tabs>
        <w:tab w:val="right" w:leader="dot" w:pos="9071"/>
      </w:tabs>
    </w:pPr>
    <w:rPr>
      <w:b/>
      <w:caps/>
      <w:snapToGrid w:val="0"/>
      <w:sz w:val="26"/>
    </w:rPr>
  </w:style>
  <w:style w:type="paragraph" w:customStyle="1" w:styleId="ndicegeral6">
    <w:name w:val="Índice geral 6"/>
    <w:basedOn w:val="ndice"/>
    <w:rsid w:val="00F765D2"/>
    <w:pPr>
      <w:tabs>
        <w:tab w:val="right" w:leader="dot" w:pos="9071"/>
      </w:tabs>
      <w:ind w:left="1415"/>
    </w:pPr>
  </w:style>
  <w:style w:type="paragraph" w:customStyle="1" w:styleId="ndicegeral7">
    <w:name w:val="Índice geral 7"/>
    <w:basedOn w:val="ndice"/>
    <w:rsid w:val="00F765D2"/>
    <w:pPr>
      <w:tabs>
        <w:tab w:val="right" w:leader="dot" w:pos="9071"/>
      </w:tabs>
      <w:ind w:left="1698"/>
    </w:pPr>
  </w:style>
  <w:style w:type="paragraph" w:customStyle="1" w:styleId="ndicegeral8">
    <w:name w:val="Índice geral 8"/>
    <w:basedOn w:val="ndice"/>
    <w:rsid w:val="00F765D2"/>
    <w:pPr>
      <w:tabs>
        <w:tab w:val="right" w:leader="dot" w:pos="9071"/>
      </w:tabs>
      <w:ind w:left="1981"/>
    </w:pPr>
  </w:style>
  <w:style w:type="paragraph" w:customStyle="1" w:styleId="ndicegeral9">
    <w:name w:val="Índice geral 9"/>
    <w:basedOn w:val="ndice"/>
    <w:rsid w:val="00F765D2"/>
    <w:pPr>
      <w:tabs>
        <w:tab w:val="right" w:leader="dot" w:pos="9071"/>
      </w:tabs>
      <w:ind w:left="2264"/>
    </w:pPr>
  </w:style>
  <w:style w:type="paragraph" w:customStyle="1" w:styleId="ndicegeral10">
    <w:name w:val="Índice geral 10"/>
    <w:basedOn w:val="ndice"/>
    <w:rsid w:val="00F765D2"/>
    <w:pPr>
      <w:tabs>
        <w:tab w:val="right" w:leader="dot" w:pos="9071"/>
      </w:tabs>
      <w:ind w:left="2547"/>
    </w:pPr>
  </w:style>
  <w:style w:type="paragraph" w:styleId="Ttulo">
    <w:name w:val="Title"/>
    <w:basedOn w:val="Padro"/>
    <w:next w:val="Corpodotexto"/>
    <w:qFormat/>
    <w:rsid w:val="00F765D2"/>
    <w:pPr>
      <w:keepNext/>
      <w:spacing w:before="240" w:after="120"/>
    </w:pPr>
    <w:rPr>
      <w:rFonts w:ascii="Arial" w:hAnsi="Arial"/>
      <w:sz w:val="28"/>
    </w:rPr>
  </w:style>
  <w:style w:type="paragraph" w:customStyle="1" w:styleId="Ttulodondice">
    <w:name w:val="Título do índice"/>
    <w:basedOn w:val="Ttulo"/>
    <w:rsid w:val="00F765D2"/>
    <w:rPr>
      <w:b/>
      <w:sz w:val="32"/>
    </w:rPr>
  </w:style>
  <w:style w:type="paragraph" w:customStyle="1" w:styleId="TE-Figura">
    <w:name w:val="TE-Figura"/>
    <w:next w:val="TE-Normal"/>
    <w:rsid w:val="00F765D2"/>
    <w:pPr>
      <w:widowControl w:val="0"/>
      <w:spacing w:before="240"/>
      <w:jc w:val="center"/>
    </w:pPr>
    <w:rPr>
      <w:snapToGrid w:val="0"/>
      <w:sz w:val="24"/>
    </w:rPr>
  </w:style>
  <w:style w:type="paragraph" w:customStyle="1" w:styleId="TE-LegendaFigura">
    <w:name w:val="TE-LegendaFigura"/>
    <w:next w:val="TE-Normal"/>
    <w:rsid w:val="00C47CF5"/>
    <w:pPr>
      <w:widowControl w:val="0"/>
      <w:numPr>
        <w:numId w:val="11"/>
      </w:numPr>
      <w:tabs>
        <w:tab w:val="clear" w:pos="709"/>
      </w:tabs>
      <w:ind w:left="1304"/>
      <w:jc w:val="center"/>
    </w:pPr>
    <w:rPr>
      <w:snapToGrid w:val="0"/>
      <w:sz w:val="22"/>
    </w:rPr>
  </w:style>
  <w:style w:type="paragraph" w:customStyle="1" w:styleId="TE-FonteFiguraQuadroTabela">
    <w:name w:val="TE-FonteFiguraQuadroTabela"/>
    <w:next w:val="TE-Normal"/>
    <w:rsid w:val="005755B0"/>
    <w:pPr>
      <w:widowControl w:val="0"/>
      <w:spacing w:after="360"/>
      <w:jc w:val="center"/>
    </w:pPr>
    <w:rPr>
      <w:snapToGrid w:val="0"/>
      <w:sz w:val="22"/>
    </w:rPr>
  </w:style>
  <w:style w:type="paragraph" w:customStyle="1" w:styleId="TE-LegendaQuadro">
    <w:name w:val="TE-LegendaQuadro"/>
    <w:next w:val="TE-FonteFiguraQuadroTabela"/>
    <w:link w:val="TE-LegendaQuadroChar"/>
    <w:rsid w:val="005755B0"/>
    <w:pPr>
      <w:widowControl w:val="0"/>
      <w:numPr>
        <w:numId w:val="13"/>
      </w:numPr>
      <w:spacing w:before="360"/>
      <w:jc w:val="center"/>
    </w:pPr>
    <w:rPr>
      <w:snapToGrid w:val="0"/>
      <w:sz w:val="22"/>
    </w:rPr>
  </w:style>
  <w:style w:type="paragraph" w:styleId="Cabealho">
    <w:name w:val="header"/>
    <w:basedOn w:val="Normal"/>
    <w:link w:val="CabealhoChar"/>
    <w:uiPriority w:val="99"/>
    <w:rsid w:val="00F765D2"/>
    <w:pPr>
      <w:widowControl w:val="0"/>
      <w:tabs>
        <w:tab w:val="center" w:pos="4535"/>
        <w:tab w:val="right" w:pos="9071"/>
      </w:tabs>
      <w:jc w:val="right"/>
    </w:pPr>
    <w:rPr>
      <w:snapToGrid w:val="0"/>
      <w:sz w:val="24"/>
    </w:rPr>
  </w:style>
  <w:style w:type="paragraph" w:customStyle="1" w:styleId="Cabealhoesquerda">
    <w:name w:val="Cabeçalho à esquerda"/>
    <w:rsid w:val="00F765D2"/>
    <w:pPr>
      <w:widowControl w:val="0"/>
      <w:tabs>
        <w:tab w:val="center" w:pos="4535"/>
        <w:tab w:val="right" w:pos="9071"/>
      </w:tabs>
    </w:pPr>
    <w:rPr>
      <w:snapToGrid w:val="0"/>
      <w:sz w:val="24"/>
    </w:rPr>
  </w:style>
  <w:style w:type="paragraph" w:customStyle="1" w:styleId="AP-MembrosBanca">
    <w:name w:val="AP-MembrosBanca"/>
    <w:next w:val="TE-Normal"/>
    <w:rsid w:val="00F765D2"/>
    <w:pPr>
      <w:widowControl w:val="0"/>
    </w:pPr>
    <w:rPr>
      <w:b/>
      <w:caps/>
      <w:snapToGrid w:val="0"/>
      <w:sz w:val="26"/>
    </w:rPr>
  </w:style>
  <w:style w:type="paragraph" w:customStyle="1" w:styleId="AP-AprovacaoLocalData">
    <w:name w:val="AP-AprovacaoLocalData"/>
    <w:next w:val="TE-Normal"/>
    <w:rsid w:val="00F765D2"/>
    <w:pPr>
      <w:widowControl w:val="0"/>
      <w:jc w:val="center"/>
    </w:pPr>
    <w:rPr>
      <w:snapToGrid w:val="0"/>
      <w:sz w:val="26"/>
    </w:rPr>
  </w:style>
  <w:style w:type="paragraph" w:customStyle="1" w:styleId="TP-TituloCentralizadoPos">
    <w:name w:val="TP-TituloCentralizadoPos"/>
    <w:next w:val="TE-Normal"/>
    <w:rsid w:val="00F765D2"/>
    <w:pPr>
      <w:pageBreakBefore/>
      <w:widowControl w:val="0"/>
      <w:numPr>
        <w:ilvl w:val="4"/>
        <w:numId w:val="4"/>
      </w:numPr>
      <w:spacing w:after="1701" w:line="360" w:lineRule="auto"/>
      <w:jc w:val="center"/>
      <w:outlineLvl w:val="4"/>
    </w:pPr>
    <w:rPr>
      <w:b/>
      <w:caps/>
      <w:snapToGrid w:val="0"/>
      <w:sz w:val="26"/>
    </w:rPr>
  </w:style>
  <w:style w:type="paragraph" w:styleId="Lista">
    <w:name w:val="List"/>
    <w:basedOn w:val="Corpodotexto"/>
    <w:rsid w:val="00F765D2"/>
  </w:style>
  <w:style w:type="paragraph" w:customStyle="1" w:styleId="Marca4Incio">
    <w:name w:val="Marca 4 Início"/>
    <w:basedOn w:val="Lista"/>
    <w:rsid w:val="00F765D2"/>
    <w:pPr>
      <w:spacing w:before="240"/>
      <w:ind w:left="1132" w:hanging="283"/>
    </w:pPr>
  </w:style>
  <w:style w:type="character" w:customStyle="1" w:styleId="Marcasenmeros">
    <w:name w:val="Marcas e números"/>
    <w:rsid w:val="00F765D2"/>
    <w:rPr>
      <w:rFonts w:ascii="StarBats" w:hAnsi="StarBats"/>
      <w:sz w:val="18"/>
    </w:rPr>
  </w:style>
  <w:style w:type="character" w:customStyle="1" w:styleId="Caracteresdenumerao">
    <w:name w:val="Caracteres de numeração"/>
    <w:rsid w:val="00F765D2"/>
  </w:style>
  <w:style w:type="character" w:customStyle="1" w:styleId="Smbolodenotaderodap">
    <w:name w:val="Símbolo de nota de rodapé"/>
    <w:rsid w:val="00F765D2"/>
  </w:style>
  <w:style w:type="character" w:customStyle="1" w:styleId="ncoraparanotaderodap">
    <w:name w:val="Âncora para nota de rodapé"/>
    <w:rsid w:val="00F765D2"/>
    <w:rPr>
      <w:position w:val="10"/>
    </w:rPr>
  </w:style>
  <w:style w:type="character" w:styleId="Refdenotadefim">
    <w:name w:val="endnote reference"/>
    <w:semiHidden/>
    <w:rsid w:val="00F765D2"/>
    <w:rPr>
      <w:vertAlign w:val="superscript"/>
    </w:rPr>
  </w:style>
  <w:style w:type="character" w:styleId="Refdenotaderodap">
    <w:name w:val="footnote reference"/>
    <w:semiHidden/>
    <w:rsid w:val="00F765D2"/>
    <w:rPr>
      <w:vertAlign w:val="superscript"/>
    </w:rPr>
  </w:style>
  <w:style w:type="character" w:styleId="Nmerodepgina">
    <w:name w:val="page number"/>
    <w:basedOn w:val="Fontepargpadro"/>
    <w:rsid w:val="00F765D2"/>
  </w:style>
  <w:style w:type="paragraph" w:styleId="Sumrio1">
    <w:name w:val="toc 1"/>
    <w:next w:val="Normal"/>
    <w:uiPriority w:val="39"/>
    <w:rsid w:val="00D15FBD"/>
    <w:pPr>
      <w:spacing w:before="120"/>
    </w:pPr>
    <w:rPr>
      <w:b/>
      <w:bCs/>
      <w:caps/>
      <w:sz w:val="26"/>
    </w:rPr>
  </w:style>
  <w:style w:type="paragraph" w:styleId="Sumrio2">
    <w:name w:val="toc 2"/>
    <w:next w:val="Normal"/>
    <w:uiPriority w:val="39"/>
    <w:rsid w:val="00D15FBD"/>
    <w:pPr>
      <w:spacing w:before="120"/>
    </w:pPr>
    <w:rPr>
      <w:b/>
      <w:caps/>
      <w:sz w:val="26"/>
      <w:szCs w:val="26"/>
    </w:rPr>
  </w:style>
  <w:style w:type="paragraph" w:styleId="Sumrio3">
    <w:name w:val="toc 3"/>
    <w:next w:val="Normal"/>
    <w:uiPriority w:val="39"/>
    <w:rsid w:val="00D15FBD"/>
    <w:rPr>
      <w:iCs/>
      <w:sz w:val="26"/>
    </w:rPr>
  </w:style>
  <w:style w:type="paragraph" w:styleId="Sumrio4">
    <w:name w:val="toc 4"/>
    <w:next w:val="Normal"/>
    <w:uiPriority w:val="39"/>
    <w:rsid w:val="00D15FBD"/>
    <w:rPr>
      <w:i/>
      <w:sz w:val="24"/>
      <w:szCs w:val="18"/>
    </w:rPr>
  </w:style>
  <w:style w:type="paragraph" w:styleId="Sumrio5">
    <w:name w:val="toc 5"/>
    <w:basedOn w:val="Normal"/>
    <w:next w:val="Normal"/>
    <w:autoRedefine/>
    <w:semiHidden/>
    <w:rsid w:val="00F765D2"/>
    <w:pPr>
      <w:ind w:left="800"/>
    </w:pPr>
    <w:rPr>
      <w:sz w:val="18"/>
      <w:szCs w:val="18"/>
    </w:rPr>
  </w:style>
  <w:style w:type="paragraph" w:styleId="Sumrio6">
    <w:name w:val="toc 6"/>
    <w:basedOn w:val="Normal"/>
    <w:next w:val="Normal"/>
    <w:autoRedefine/>
    <w:semiHidden/>
    <w:rsid w:val="00F765D2"/>
    <w:pPr>
      <w:ind w:left="1000"/>
    </w:pPr>
    <w:rPr>
      <w:sz w:val="18"/>
      <w:szCs w:val="18"/>
    </w:rPr>
  </w:style>
  <w:style w:type="paragraph" w:styleId="Sumrio7">
    <w:name w:val="toc 7"/>
    <w:basedOn w:val="Normal"/>
    <w:next w:val="Normal"/>
    <w:autoRedefine/>
    <w:semiHidden/>
    <w:rsid w:val="00F765D2"/>
    <w:pPr>
      <w:ind w:left="1200"/>
    </w:pPr>
    <w:rPr>
      <w:sz w:val="18"/>
      <w:szCs w:val="18"/>
    </w:rPr>
  </w:style>
  <w:style w:type="paragraph" w:styleId="Sumrio8">
    <w:name w:val="toc 8"/>
    <w:next w:val="Normal"/>
    <w:semiHidden/>
    <w:rsid w:val="00D15FBD"/>
    <w:rPr>
      <w:b/>
      <w:caps/>
      <w:sz w:val="26"/>
      <w:szCs w:val="26"/>
    </w:rPr>
  </w:style>
  <w:style w:type="paragraph" w:styleId="Sumrio9">
    <w:name w:val="toc 9"/>
    <w:aliases w:val="Lista de Ilustracoes"/>
    <w:next w:val="Normal"/>
    <w:uiPriority w:val="39"/>
    <w:rsid w:val="00D15FBD"/>
    <w:rPr>
      <w:sz w:val="26"/>
      <w:szCs w:val="18"/>
    </w:rPr>
  </w:style>
  <w:style w:type="paragraph" w:styleId="ndicedeilustraes">
    <w:name w:val="table of figures"/>
    <w:basedOn w:val="Normal"/>
    <w:next w:val="Normal"/>
    <w:semiHidden/>
    <w:rsid w:val="00F765D2"/>
    <w:pPr>
      <w:ind w:left="400" w:hanging="400"/>
    </w:pPr>
  </w:style>
  <w:style w:type="paragraph" w:customStyle="1" w:styleId="TE-Resumo">
    <w:name w:val="TE-Resumo"/>
    <w:next w:val="TE-Normal"/>
    <w:rsid w:val="00F765D2"/>
    <w:pPr>
      <w:jc w:val="both"/>
    </w:pPr>
    <w:rPr>
      <w:sz w:val="26"/>
    </w:rPr>
  </w:style>
  <w:style w:type="paragraph" w:customStyle="1" w:styleId="Tabela">
    <w:name w:val="Tabela"/>
    <w:rsid w:val="00F765D2"/>
    <w:pPr>
      <w:autoSpaceDE w:val="0"/>
      <w:autoSpaceDN w:val="0"/>
    </w:pPr>
    <w:rPr>
      <w:sz w:val="24"/>
      <w:szCs w:val="24"/>
    </w:rPr>
  </w:style>
  <w:style w:type="paragraph" w:customStyle="1" w:styleId="LegendaTabela">
    <w:name w:val="Legenda Tabela"/>
    <w:next w:val="Normal"/>
    <w:rsid w:val="00F765D2"/>
    <w:pPr>
      <w:autoSpaceDE w:val="0"/>
      <w:autoSpaceDN w:val="0"/>
      <w:spacing w:before="120"/>
      <w:jc w:val="center"/>
    </w:pPr>
    <w:rPr>
      <w:sz w:val="24"/>
      <w:szCs w:val="24"/>
    </w:rPr>
  </w:style>
  <w:style w:type="paragraph" w:customStyle="1" w:styleId="TC-TituloPreTextual">
    <w:name w:val="TC-TituloPreTextual"/>
    <w:rsid w:val="00B4776B"/>
    <w:pPr>
      <w:pageBreakBefore/>
      <w:widowControl w:val="0"/>
      <w:spacing w:before="980" w:after="1740" w:line="360" w:lineRule="auto"/>
      <w:jc w:val="center"/>
    </w:pPr>
    <w:rPr>
      <w:b/>
      <w:caps/>
      <w:snapToGrid w:val="0"/>
      <w:sz w:val="26"/>
    </w:rPr>
  </w:style>
  <w:style w:type="paragraph" w:customStyle="1" w:styleId="TE-LegendaTabela">
    <w:name w:val="TE-LegendaTabela"/>
    <w:next w:val="TE-FonteFiguraQuadroTabela"/>
    <w:rsid w:val="005755B0"/>
    <w:pPr>
      <w:numPr>
        <w:numId w:val="12"/>
      </w:numPr>
      <w:spacing w:before="360"/>
      <w:jc w:val="center"/>
    </w:pPr>
    <w:rPr>
      <w:snapToGrid w:val="0"/>
      <w:sz w:val="22"/>
    </w:rPr>
  </w:style>
  <w:style w:type="character" w:customStyle="1" w:styleId="TE-LegendaQuadroChar">
    <w:name w:val="TE-LegendaQuadro Char"/>
    <w:link w:val="TE-LegendaQuadro"/>
    <w:rsid w:val="005755B0"/>
    <w:rPr>
      <w:snapToGrid w:val="0"/>
      <w:sz w:val="22"/>
      <w:lang w:val="pt-BR" w:eastAsia="pt-BR" w:bidi="ar-SA"/>
    </w:rPr>
  </w:style>
  <w:style w:type="table" w:styleId="Tabelacomgrade">
    <w:name w:val="Table Grid"/>
    <w:basedOn w:val="Tabelanormal"/>
    <w:rsid w:val="00416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Equacao">
    <w:name w:val="TE-Equacao"/>
    <w:next w:val="TE-Normal"/>
    <w:rsid w:val="00AB6E0F"/>
    <w:pPr>
      <w:jc w:val="center"/>
    </w:pPr>
    <w:rPr>
      <w:b/>
      <w:snapToGrid w:val="0"/>
      <w:sz w:val="26"/>
      <w:szCs w:val="26"/>
    </w:rPr>
  </w:style>
  <w:style w:type="paragraph" w:customStyle="1" w:styleId="TE-CodigoFonte">
    <w:name w:val="TE-CodigoFonte"/>
    <w:rsid w:val="00106D1B"/>
    <w:rPr>
      <w:rFonts w:ascii="Courier" w:hAnsi="Courier"/>
      <w:snapToGrid w:val="0"/>
      <w:sz w:val="22"/>
      <w:szCs w:val="22"/>
    </w:rPr>
  </w:style>
  <w:style w:type="paragraph" w:styleId="NormalWeb">
    <w:name w:val="Normal (Web)"/>
    <w:basedOn w:val="Normal"/>
    <w:rsid w:val="00106D1B"/>
    <w:pPr>
      <w:spacing w:before="100" w:beforeAutospacing="1" w:after="119"/>
    </w:pPr>
    <w:rPr>
      <w:sz w:val="24"/>
      <w:szCs w:val="24"/>
    </w:rPr>
  </w:style>
  <w:style w:type="paragraph" w:styleId="Textodenotaderodap">
    <w:name w:val="footnote text"/>
    <w:basedOn w:val="Normal"/>
    <w:semiHidden/>
    <w:rsid w:val="00560AC6"/>
  </w:style>
  <w:style w:type="paragraph" w:customStyle="1" w:styleId="AP-AprovacaoNatureza">
    <w:name w:val="AP-AprovacaoNatureza"/>
    <w:rsid w:val="00E031CC"/>
    <w:pPr>
      <w:ind w:left="4536"/>
      <w:jc w:val="both"/>
    </w:pPr>
    <w:rPr>
      <w:b/>
      <w:caps/>
      <w:snapToGrid w:val="0"/>
      <w:sz w:val="26"/>
    </w:rPr>
  </w:style>
  <w:style w:type="paragraph" w:customStyle="1" w:styleId="Author">
    <w:name w:val="Author"/>
    <w:basedOn w:val="Normal"/>
    <w:rsid w:val="00501926"/>
    <w:pPr>
      <w:tabs>
        <w:tab w:val="left" w:pos="720"/>
      </w:tabs>
      <w:spacing w:before="240"/>
      <w:jc w:val="center"/>
    </w:pPr>
    <w:rPr>
      <w:rFonts w:ascii="Times" w:hAnsi="Times"/>
      <w:b/>
      <w:sz w:val="24"/>
      <w:szCs w:val="24"/>
      <w:lang w:val="en-US"/>
    </w:rPr>
  </w:style>
  <w:style w:type="paragraph" w:customStyle="1" w:styleId="Address">
    <w:name w:val="Address"/>
    <w:basedOn w:val="Normal"/>
    <w:link w:val="AddressChar"/>
    <w:autoRedefine/>
    <w:rsid w:val="00501926"/>
    <w:pPr>
      <w:tabs>
        <w:tab w:val="left" w:pos="720"/>
      </w:tabs>
      <w:spacing w:before="240"/>
      <w:jc w:val="center"/>
    </w:pPr>
    <w:rPr>
      <w:rFonts w:ascii="Times" w:hAnsi="Times"/>
      <w:sz w:val="24"/>
    </w:rPr>
  </w:style>
  <w:style w:type="character" w:customStyle="1" w:styleId="AddressChar">
    <w:name w:val="Address Char"/>
    <w:link w:val="Address"/>
    <w:rsid w:val="00501926"/>
    <w:rPr>
      <w:rFonts w:ascii="Times" w:hAnsi="Times"/>
      <w:sz w:val="24"/>
      <w:lang w:val="pt-BR" w:eastAsia="pt-BR" w:bidi="ar-SA"/>
    </w:rPr>
  </w:style>
  <w:style w:type="paragraph" w:customStyle="1" w:styleId="Email">
    <w:name w:val="Email"/>
    <w:basedOn w:val="Normal"/>
    <w:rsid w:val="00501926"/>
    <w:pPr>
      <w:tabs>
        <w:tab w:val="left" w:pos="720"/>
      </w:tabs>
      <w:spacing w:before="120" w:after="120"/>
      <w:jc w:val="center"/>
    </w:pPr>
    <w:rPr>
      <w:rFonts w:ascii="Courier New" w:hAnsi="Courier New"/>
      <w:lang w:val="en-US"/>
    </w:rPr>
  </w:style>
  <w:style w:type="paragraph" w:customStyle="1" w:styleId="Abstract">
    <w:name w:val="Abstract"/>
    <w:basedOn w:val="Normal"/>
    <w:rsid w:val="00501926"/>
    <w:pPr>
      <w:tabs>
        <w:tab w:val="left" w:pos="720"/>
      </w:tabs>
      <w:spacing w:before="120" w:after="120"/>
      <w:ind w:left="454" w:right="454"/>
      <w:jc w:val="both"/>
    </w:pPr>
    <w:rPr>
      <w:rFonts w:ascii="Times" w:hAnsi="Times"/>
      <w:i/>
      <w:sz w:val="24"/>
      <w:szCs w:val="24"/>
    </w:rPr>
  </w:style>
  <w:style w:type="paragraph" w:customStyle="1" w:styleId="Figure">
    <w:name w:val="Figure"/>
    <w:basedOn w:val="Normal"/>
    <w:rsid w:val="00501926"/>
    <w:pPr>
      <w:tabs>
        <w:tab w:val="left" w:pos="720"/>
      </w:tabs>
      <w:spacing w:before="120"/>
      <w:jc w:val="center"/>
    </w:pPr>
    <w:rPr>
      <w:rFonts w:ascii="Times" w:hAnsi="Times"/>
      <w:noProof/>
      <w:sz w:val="24"/>
      <w:lang w:val="en-US"/>
    </w:rPr>
  </w:style>
  <w:style w:type="paragraph" w:customStyle="1" w:styleId="Reference">
    <w:name w:val="Reference"/>
    <w:basedOn w:val="Normal"/>
    <w:rsid w:val="00501926"/>
    <w:pPr>
      <w:tabs>
        <w:tab w:val="left" w:pos="720"/>
      </w:tabs>
      <w:spacing w:before="120"/>
      <w:ind w:left="284" w:hanging="284"/>
      <w:jc w:val="both"/>
    </w:pPr>
    <w:rPr>
      <w:rFonts w:ascii="Times" w:hAnsi="Times"/>
      <w:sz w:val="24"/>
      <w:lang w:val="en-US"/>
    </w:rPr>
  </w:style>
  <w:style w:type="paragraph" w:styleId="Legenda">
    <w:name w:val="caption"/>
    <w:basedOn w:val="Normal"/>
    <w:next w:val="Normal"/>
    <w:qFormat/>
    <w:rsid w:val="00501926"/>
    <w:pPr>
      <w:tabs>
        <w:tab w:val="left" w:pos="720"/>
      </w:tabs>
      <w:spacing w:before="120" w:after="120"/>
      <w:ind w:left="454" w:right="454"/>
      <w:jc w:val="center"/>
    </w:pPr>
    <w:rPr>
      <w:rFonts w:ascii="Helvetica" w:hAnsi="Helvetica"/>
      <w:b/>
      <w:bCs/>
      <w:lang w:val="en-US"/>
    </w:rPr>
  </w:style>
  <w:style w:type="paragraph" w:customStyle="1" w:styleId="AR-Titulo">
    <w:name w:val="AR-Titulo"/>
    <w:basedOn w:val="Ttulo"/>
    <w:rsid w:val="00501926"/>
    <w:pPr>
      <w:keepNext w:val="0"/>
      <w:widowControl/>
      <w:tabs>
        <w:tab w:val="left" w:pos="720"/>
      </w:tabs>
      <w:spacing w:after="0"/>
      <w:ind w:firstLine="397"/>
      <w:jc w:val="center"/>
    </w:pPr>
    <w:rPr>
      <w:rFonts w:ascii="Times" w:hAnsi="Times" w:cs="Arial"/>
      <w:b/>
      <w:bCs/>
      <w:snapToGrid/>
      <w:sz w:val="32"/>
      <w:szCs w:val="32"/>
      <w:lang w:val="en-US"/>
    </w:rPr>
  </w:style>
  <w:style w:type="paragraph" w:customStyle="1" w:styleId="AR-Author">
    <w:name w:val="AR-Author"/>
    <w:basedOn w:val="Author"/>
    <w:rsid w:val="00501926"/>
    <w:rPr>
      <w:lang w:val="pt-BR"/>
    </w:rPr>
  </w:style>
  <w:style w:type="paragraph" w:customStyle="1" w:styleId="AR-Address">
    <w:name w:val="AR-Address"/>
    <w:basedOn w:val="Normal"/>
    <w:rsid w:val="00501926"/>
    <w:pPr>
      <w:tabs>
        <w:tab w:val="left" w:pos="720"/>
      </w:tabs>
      <w:spacing w:before="240"/>
      <w:jc w:val="center"/>
    </w:pPr>
    <w:rPr>
      <w:rFonts w:ascii="Times" w:hAnsi="Times"/>
      <w:sz w:val="24"/>
      <w:lang w:val="en-US"/>
    </w:rPr>
  </w:style>
  <w:style w:type="paragraph" w:customStyle="1" w:styleId="AR-Email">
    <w:name w:val="AR-Email"/>
    <w:basedOn w:val="Email"/>
    <w:rsid w:val="00501926"/>
    <w:rPr>
      <w:lang w:val="pt-BR"/>
    </w:rPr>
  </w:style>
  <w:style w:type="paragraph" w:customStyle="1" w:styleId="AR-Abstract">
    <w:name w:val="AR-Abstract"/>
    <w:basedOn w:val="Abstract"/>
    <w:rsid w:val="00501926"/>
  </w:style>
  <w:style w:type="paragraph" w:customStyle="1" w:styleId="AR-Ttulo1">
    <w:name w:val="AR-Título 1"/>
    <w:basedOn w:val="Ttulo1"/>
    <w:rsid w:val="00501926"/>
    <w:pPr>
      <w:widowControl/>
      <w:tabs>
        <w:tab w:val="left" w:pos="720"/>
      </w:tabs>
      <w:spacing w:after="0"/>
    </w:pPr>
    <w:rPr>
      <w:rFonts w:ascii="Times" w:hAnsi="Times"/>
      <w:snapToGrid/>
      <w:kern w:val="28"/>
      <w:sz w:val="26"/>
      <w:lang w:val="en-US"/>
    </w:rPr>
  </w:style>
  <w:style w:type="paragraph" w:customStyle="1" w:styleId="AR-Normal">
    <w:name w:val="AR-Normal"/>
    <w:basedOn w:val="Normal"/>
    <w:rsid w:val="001D59F7"/>
    <w:pPr>
      <w:tabs>
        <w:tab w:val="left" w:pos="720"/>
      </w:tabs>
      <w:spacing w:before="120"/>
      <w:jc w:val="both"/>
    </w:pPr>
    <w:rPr>
      <w:rFonts w:ascii="Times" w:hAnsi="Times"/>
      <w:sz w:val="24"/>
      <w:lang w:val="en-US"/>
    </w:rPr>
  </w:style>
  <w:style w:type="paragraph" w:customStyle="1" w:styleId="AR-Ttulo2">
    <w:name w:val="AR-Título 2"/>
    <w:basedOn w:val="Ttulo2"/>
    <w:rsid w:val="001D59F7"/>
    <w:pPr>
      <w:tabs>
        <w:tab w:val="left" w:pos="720"/>
      </w:tabs>
      <w:spacing w:after="0"/>
    </w:pPr>
    <w:rPr>
      <w:rFonts w:ascii="Times" w:hAnsi="Times"/>
      <w:i w:val="0"/>
      <w:lang w:val="en-US"/>
    </w:rPr>
  </w:style>
  <w:style w:type="paragraph" w:customStyle="1" w:styleId="AR-Figure">
    <w:name w:val="AR-Figure"/>
    <w:basedOn w:val="Figure"/>
    <w:rsid w:val="001D59F7"/>
  </w:style>
  <w:style w:type="paragraph" w:customStyle="1" w:styleId="AR-Legenda">
    <w:name w:val="AR-Legenda"/>
    <w:basedOn w:val="Legenda"/>
    <w:rsid w:val="001D59F7"/>
  </w:style>
  <w:style w:type="paragraph" w:customStyle="1" w:styleId="AR-Reference">
    <w:name w:val="AR-Reference"/>
    <w:basedOn w:val="Reference"/>
    <w:rsid w:val="001D59F7"/>
  </w:style>
  <w:style w:type="paragraph" w:customStyle="1" w:styleId="TC-TituloApendice">
    <w:name w:val="TC-TituloApendice"/>
    <w:rsid w:val="00D15FBD"/>
    <w:pPr>
      <w:spacing w:after="1700"/>
      <w:jc w:val="center"/>
    </w:pPr>
    <w:rPr>
      <w:b/>
      <w:caps/>
      <w:snapToGrid w:val="0"/>
      <w:sz w:val="26"/>
      <w:szCs w:val="26"/>
      <w:lang w:val="en-US"/>
    </w:rPr>
  </w:style>
  <w:style w:type="character" w:styleId="Hyperlink">
    <w:name w:val="Hyperlink"/>
    <w:rsid w:val="00165272"/>
    <w:rPr>
      <w:color w:val="0000FF"/>
      <w:u w:val="single"/>
    </w:rPr>
  </w:style>
  <w:style w:type="paragraph" w:customStyle="1" w:styleId="TC-TituloAnexo">
    <w:name w:val="TC-TituloAnexo"/>
    <w:rsid w:val="00D15FBD"/>
    <w:pPr>
      <w:spacing w:after="1700"/>
      <w:jc w:val="center"/>
    </w:pPr>
    <w:rPr>
      <w:b/>
      <w:caps/>
      <w:snapToGrid w:val="0"/>
      <w:sz w:val="26"/>
      <w:szCs w:val="26"/>
    </w:rPr>
  </w:style>
  <w:style w:type="paragraph" w:styleId="Textodebalo">
    <w:name w:val="Balloon Text"/>
    <w:basedOn w:val="Normal"/>
    <w:link w:val="TextodebaloChar"/>
    <w:rsid w:val="00F86412"/>
    <w:rPr>
      <w:rFonts w:ascii="Tahoma" w:hAnsi="Tahoma" w:cs="Tahoma"/>
      <w:sz w:val="16"/>
      <w:szCs w:val="16"/>
    </w:rPr>
  </w:style>
  <w:style w:type="character" w:customStyle="1" w:styleId="TextodebaloChar">
    <w:name w:val="Texto de balão Char"/>
    <w:link w:val="Textodebalo"/>
    <w:rsid w:val="00F86412"/>
    <w:rPr>
      <w:rFonts w:ascii="Tahoma" w:hAnsi="Tahoma" w:cs="Tahoma"/>
      <w:sz w:val="16"/>
      <w:szCs w:val="16"/>
    </w:rPr>
  </w:style>
  <w:style w:type="character" w:styleId="Refdecomentrio">
    <w:name w:val="annotation reference"/>
    <w:basedOn w:val="Fontepargpadro"/>
    <w:rsid w:val="00837298"/>
    <w:rPr>
      <w:sz w:val="16"/>
      <w:szCs w:val="16"/>
    </w:rPr>
  </w:style>
  <w:style w:type="paragraph" w:styleId="Textodecomentrio">
    <w:name w:val="annotation text"/>
    <w:basedOn w:val="Normal"/>
    <w:link w:val="TextodecomentrioChar"/>
    <w:rsid w:val="00837298"/>
  </w:style>
  <w:style w:type="character" w:customStyle="1" w:styleId="TextodecomentrioChar">
    <w:name w:val="Texto de comentário Char"/>
    <w:basedOn w:val="Fontepargpadro"/>
    <w:link w:val="Textodecomentrio"/>
    <w:rsid w:val="00837298"/>
  </w:style>
  <w:style w:type="paragraph" w:styleId="Assuntodocomentrio">
    <w:name w:val="annotation subject"/>
    <w:basedOn w:val="Textodecomentrio"/>
    <w:next w:val="Textodecomentrio"/>
    <w:link w:val="AssuntodocomentrioChar"/>
    <w:rsid w:val="00837298"/>
    <w:rPr>
      <w:b/>
      <w:bCs/>
    </w:rPr>
  </w:style>
  <w:style w:type="character" w:customStyle="1" w:styleId="AssuntodocomentrioChar">
    <w:name w:val="Assunto do comentário Char"/>
    <w:basedOn w:val="TextodecomentrioChar"/>
    <w:link w:val="Assuntodocomentrio"/>
    <w:rsid w:val="00837298"/>
    <w:rPr>
      <w:b/>
      <w:bCs/>
    </w:rPr>
  </w:style>
  <w:style w:type="character" w:customStyle="1" w:styleId="apple-converted-space">
    <w:name w:val="apple-converted-space"/>
    <w:basedOn w:val="Fontepargpadro"/>
    <w:rsid w:val="00A03541"/>
  </w:style>
  <w:style w:type="character" w:styleId="Forte">
    <w:name w:val="Strong"/>
    <w:basedOn w:val="Fontepargpadro"/>
    <w:uiPriority w:val="22"/>
    <w:qFormat/>
    <w:rsid w:val="00A03541"/>
    <w:rPr>
      <w:b/>
      <w:bCs/>
    </w:rPr>
  </w:style>
  <w:style w:type="character" w:customStyle="1" w:styleId="CabealhoChar">
    <w:name w:val="Cabeçalho Char"/>
    <w:basedOn w:val="Fontepargpadro"/>
    <w:link w:val="Cabealho"/>
    <w:uiPriority w:val="99"/>
    <w:rsid w:val="00856F8E"/>
    <w:rPr>
      <w:snapToGrid w:val="0"/>
      <w:sz w:val="24"/>
    </w:rPr>
  </w:style>
  <w:style w:type="paragraph" w:styleId="Reviso">
    <w:name w:val="Revision"/>
    <w:hidden/>
    <w:uiPriority w:val="99"/>
    <w:semiHidden/>
    <w:rsid w:val="0045501B"/>
  </w:style>
  <w:style w:type="paragraph" w:styleId="Commarcadores">
    <w:name w:val="List Bullet"/>
    <w:basedOn w:val="Normal"/>
    <w:unhideWhenUsed/>
    <w:rsid w:val="0029417C"/>
    <w:pPr>
      <w:numPr>
        <w:numId w:val="18"/>
      </w:numPr>
      <w:contextualSpacing/>
    </w:pPr>
  </w:style>
  <w:style w:type="paragraph" w:styleId="PargrafodaLista">
    <w:name w:val="List Paragraph"/>
    <w:basedOn w:val="Normal"/>
    <w:uiPriority w:val="34"/>
    <w:qFormat/>
    <w:rsid w:val="002941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12291">
      <w:bodyDiv w:val="1"/>
      <w:marLeft w:val="0"/>
      <w:marRight w:val="0"/>
      <w:marTop w:val="0"/>
      <w:marBottom w:val="0"/>
      <w:divBdr>
        <w:top w:val="none" w:sz="0" w:space="0" w:color="auto"/>
        <w:left w:val="none" w:sz="0" w:space="0" w:color="auto"/>
        <w:bottom w:val="none" w:sz="0" w:space="0" w:color="auto"/>
        <w:right w:val="none" w:sz="0" w:space="0" w:color="auto"/>
      </w:divBdr>
    </w:div>
    <w:div w:id="537474935">
      <w:bodyDiv w:val="1"/>
      <w:marLeft w:val="0"/>
      <w:marRight w:val="0"/>
      <w:marTop w:val="0"/>
      <w:marBottom w:val="0"/>
      <w:divBdr>
        <w:top w:val="none" w:sz="0" w:space="0" w:color="auto"/>
        <w:left w:val="none" w:sz="0" w:space="0" w:color="auto"/>
        <w:bottom w:val="none" w:sz="0" w:space="0" w:color="auto"/>
        <w:right w:val="none" w:sz="0" w:space="0" w:color="auto"/>
      </w:divBdr>
      <w:divsChild>
        <w:div w:id="1050349953">
          <w:marLeft w:val="0"/>
          <w:marRight w:val="0"/>
          <w:marTop w:val="0"/>
          <w:marBottom w:val="0"/>
          <w:divBdr>
            <w:top w:val="none" w:sz="0" w:space="0" w:color="auto"/>
            <w:left w:val="none" w:sz="0" w:space="0" w:color="auto"/>
            <w:bottom w:val="none" w:sz="0" w:space="0" w:color="auto"/>
            <w:right w:val="none" w:sz="0" w:space="0" w:color="auto"/>
          </w:divBdr>
        </w:div>
      </w:divsChild>
    </w:div>
    <w:div w:id="828667995">
      <w:bodyDiv w:val="1"/>
      <w:marLeft w:val="0"/>
      <w:marRight w:val="0"/>
      <w:marTop w:val="0"/>
      <w:marBottom w:val="0"/>
      <w:divBdr>
        <w:top w:val="none" w:sz="0" w:space="0" w:color="auto"/>
        <w:left w:val="none" w:sz="0" w:space="0" w:color="auto"/>
        <w:bottom w:val="none" w:sz="0" w:space="0" w:color="auto"/>
        <w:right w:val="none" w:sz="0" w:space="0" w:color="auto"/>
      </w:divBdr>
    </w:div>
    <w:div w:id="944849133">
      <w:bodyDiv w:val="1"/>
      <w:marLeft w:val="0"/>
      <w:marRight w:val="0"/>
      <w:marTop w:val="0"/>
      <w:marBottom w:val="0"/>
      <w:divBdr>
        <w:top w:val="none" w:sz="0" w:space="0" w:color="auto"/>
        <w:left w:val="none" w:sz="0" w:space="0" w:color="auto"/>
        <w:bottom w:val="none" w:sz="0" w:space="0" w:color="auto"/>
        <w:right w:val="none" w:sz="0" w:space="0" w:color="auto"/>
      </w:divBdr>
    </w:div>
    <w:div w:id="958411512">
      <w:bodyDiv w:val="1"/>
      <w:marLeft w:val="0"/>
      <w:marRight w:val="0"/>
      <w:marTop w:val="0"/>
      <w:marBottom w:val="0"/>
      <w:divBdr>
        <w:top w:val="none" w:sz="0" w:space="0" w:color="auto"/>
        <w:left w:val="none" w:sz="0" w:space="0" w:color="auto"/>
        <w:bottom w:val="none" w:sz="0" w:space="0" w:color="auto"/>
        <w:right w:val="none" w:sz="0" w:space="0" w:color="auto"/>
      </w:divBdr>
    </w:div>
    <w:div w:id="1005940057">
      <w:bodyDiv w:val="1"/>
      <w:marLeft w:val="0"/>
      <w:marRight w:val="0"/>
      <w:marTop w:val="0"/>
      <w:marBottom w:val="0"/>
      <w:divBdr>
        <w:top w:val="none" w:sz="0" w:space="0" w:color="auto"/>
        <w:left w:val="none" w:sz="0" w:space="0" w:color="auto"/>
        <w:bottom w:val="none" w:sz="0" w:space="0" w:color="auto"/>
        <w:right w:val="none" w:sz="0" w:space="0" w:color="auto"/>
      </w:divBdr>
    </w:div>
    <w:div w:id="1351905641">
      <w:bodyDiv w:val="1"/>
      <w:marLeft w:val="0"/>
      <w:marRight w:val="0"/>
      <w:marTop w:val="0"/>
      <w:marBottom w:val="0"/>
      <w:divBdr>
        <w:top w:val="none" w:sz="0" w:space="0" w:color="auto"/>
        <w:left w:val="none" w:sz="0" w:space="0" w:color="auto"/>
        <w:bottom w:val="none" w:sz="0" w:space="0" w:color="auto"/>
        <w:right w:val="none" w:sz="0" w:space="0" w:color="auto"/>
      </w:divBdr>
    </w:div>
    <w:div w:id="1416587137">
      <w:bodyDiv w:val="1"/>
      <w:marLeft w:val="0"/>
      <w:marRight w:val="0"/>
      <w:marTop w:val="0"/>
      <w:marBottom w:val="0"/>
      <w:divBdr>
        <w:top w:val="none" w:sz="0" w:space="0" w:color="auto"/>
        <w:left w:val="none" w:sz="0" w:space="0" w:color="auto"/>
        <w:bottom w:val="none" w:sz="0" w:space="0" w:color="auto"/>
        <w:right w:val="none" w:sz="0" w:space="0" w:color="auto"/>
      </w:divBdr>
    </w:div>
    <w:div w:id="164666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eader" Target="header4.xml"/><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comments" Target="comment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eader" Target="header3.xm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son\Documents\21-07-2017\201567_201225_ModeloRelat&#243;rioFinal-2015.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76E06-6237-4C17-9AA1-E94ED972D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201567_201225_ModeloRelatórioFinal-2015</Template>
  <TotalTime>2540</TotalTime>
  <Pages>1</Pages>
  <Words>14654</Words>
  <Characters>79137</Characters>
  <Application>Microsoft Office Word</Application>
  <DocSecurity>0</DocSecurity>
  <Lines>659</Lines>
  <Paragraphs>187</Paragraphs>
  <ScaleCrop>false</ScaleCrop>
  <HeadingPairs>
    <vt:vector size="2" baseType="variant">
      <vt:variant>
        <vt:lpstr>Título</vt:lpstr>
      </vt:variant>
      <vt:variant>
        <vt:i4>1</vt:i4>
      </vt:variant>
    </vt:vector>
  </HeadingPairs>
  <TitlesOfParts>
    <vt:vector size="1" baseType="lpstr">
      <vt:lpstr>Modelo Relatório Final - Word - Versão 1.0</vt:lpstr>
    </vt:vector>
  </TitlesOfParts>
  <Company>Particular</Company>
  <LinksUpToDate>false</LinksUpToDate>
  <CharactersWithSpaces>93604</CharactersWithSpaces>
  <SharedDoc>false</SharedDoc>
  <HLinks>
    <vt:vector size="12" baseType="variant">
      <vt:variant>
        <vt:i4>720975</vt:i4>
      </vt:variant>
      <vt:variant>
        <vt:i4>201</vt:i4>
      </vt:variant>
      <vt:variant>
        <vt:i4>0</vt:i4>
      </vt:variant>
      <vt:variant>
        <vt:i4>5</vt:i4>
      </vt:variant>
      <vt:variant>
        <vt:lpwstr>http://reality.sgi.com/employees/jam_sb/mocap/MoCapWP_v2.0.html</vt:lpwstr>
      </vt:variant>
      <vt:variant>
        <vt:lpwstr/>
      </vt:variant>
      <vt:variant>
        <vt:i4>1835060</vt:i4>
      </vt:variant>
      <vt:variant>
        <vt:i4>191</vt:i4>
      </vt:variant>
      <vt:variant>
        <vt:i4>0</vt:i4>
      </vt:variant>
      <vt:variant>
        <vt:i4>5</vt:i4>
      </vt:variant>
      <vt:variant>
        <vt:lpwstr/>
      </vt:variant>
      <vt:variant>
        <vt:lpwstr>_Toc195275757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Relatório Final - Word - Versão 1.0</dc:title>
  <dc:subject>TCC</dc:subject>
  <dc:creator>Jackson E</dc:creator>
  <cp:lastModifiedBy>Dienisson de Almeida Chinelatto</cp:lastModifiedBy>
  <cp:revision>106</cp:revision>
  <cp:lastPrinted>2018-12-07T23:16:00Z</cp:lastPrinted>
  <dcterms:created xsi:type="dcterms:W3CDTF">2018-11-26T17:10:00Z</dcterms:created>
  <dcterms:modified xsi:type="dcterms:W3CDTF">2019-04-08T20:56:00Z</dcterms:modified>
</cp:coreProperties>
</file>